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A2B1A" w14:textId="07A0E50F" w:rsidR="00B42315" w:rsidRDefault="00B42315" w:rsidP="00B42315">
      <w:pPr>
        <w:pStyle w:val="Titredudocument"/>
        <w:rPr>
          <w:ins w:id="0" w:author="HUMEAU, Xavier" w:date="2025-04-09T15:33:00Z" w16du:dateUtc="2025-04-09T13:33:00Z"/>
          <w:b w:val="0"/>
          <w:bCs w:val="0"/>
          <w:color w:val="000000" w:themeColor="text1"/>
          <w:sz w:val="24"/>
          <w:szCs w:val="24"/>
        </w:rPr>
      </w:pPr>
    </w:p>
    <w:sdt>
      <w:sdtPr>
        <w:rPr>
          <w:b w:val="0"/>
          <w:bCs w:val="0"/>
          <w:color w:val="000000" w:themeColor="text1"/>
          <w:sz w:val="24"/>
          <w:szCs w:val="24"/>
        </w:rPr>
        <w:id w:val="1921442392"/>
        <w:docPartObj>
          <w:docPartGallery w:val="Cover Pages"/>
          <w:docPartUnique/>
        </w:docPartObj>
      </w:sdtPr>
      <w:sdtEndPr>
        <w:rPr>
          <w:rFonts w:eastAsiaTheme="minorEastAsia"/>
          <w:color w:val="auto"/>
          <w:sz w:val="22"/>
          <w:szCs w:val="22"/>
          <w:lang w:val="fr-MA"/>
        </w:rPr>
      </w:sdtEndPr>
      <w:sdtContent>
        <w:p w14:paraId="40F44722" w14:textId="77777777" w:rsidR="00B42315" w:rsidRPr="0087503C" w:rsidRDefault="00B42315" w:rsidP="00B42315">
          <w:pPr>
            <w:pStyle w:val="Titredudocument"/>
            <w:rPr>
              <w:lang w:val="fr-MA"/>
            </w:rPr>
          </w:pPr>
          <w:r>
            <w:rPr>
              <w:noProof/>
            </w:rPr>
            <mc:AlternateContent>
              <mc:Choice Requires="wps">
                <w:drawing>
                  <wp:anchor distT="0" distB="0" distL="114300" distR="114300" simplePos="0" relativeHeight="251661312" behindDoc="1" locked="0" layoutInCell="1" allowOverlap="1" wp14:anchorId="060BBDB3" wp14:editId="47232176">
                    <wp:simplePos x="0" y="0"/>
                    <wp:positionH relativeFrom="column">
                      <wp:posOffset>-921385</wp:posOffset>
                    </wp:positionH>
                    <wp:positionV relativeFrom="page">
                      <wp:align>top</wp:align>
                    </wp:positionV>
                    <wp:extent cx="7559675" cy="5326380"/>
                    <wp:effectExtent l="0" t="0" r="3175" b="7620"/>
                    <wp:wrapNone/>
                    <wp:docPr id="821749297" name="Rectangle 821749297"/>
                    <wp:cNvGraphicFramePr/>
                    <a:graphic xmlns:a="http://schemas.openxmlformats.org/drawingml/2006/main">
                      <a:graphicData uri="http://schemas.microsoft.com/office/word/2010/wordprocessingShape">
                        <wps:wsp>
                          <wps:cNvSpPr/>
                          <wps:spPr>
                            <a:xfrm>
                              <a:off x="0" y="0"/>
                              <a:ext cx="7559675" cy="532638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628A7D" id="Rectangle 821749297" o:spid="_x0000_s1026" style="position:absolute;margin-left:-72.55pt;margin-top:0;width:595.25pt;height:419.4pt;z-index:-251655168;visibility:visible;mso-wrap-style:square;mso-width-percent:0;mso-height-percent:0;mso-wrap-distance-left:9pt;mso-wrap-distance-top:0;mso-wrap-distance-right:9pt;mso-wrap-distance-bottom:0;mso-position-horizontal:absolute;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" fillcolor="black [3213]" stroked="f" strokeweight="1pt">
                    <w10:wrap anchory="page"/>
                  </v:rect>
                </w:pict>
              </mc:Fallback>
            </mc:AlternateContent>
          </w:r>
          <w:r w:rsidRPr="00493E49">
            <w:rPr>
              <w:noProof/>
            </w:rPr>
            <w:drawing>
              <wp:anchor distT="0" distB="0" distL="114300" distR="114300" simplePos="0" relativeHeight="251662336" behindDoc="1" locked="0" layoutInCell="1" allowOverlap="1" wp14:anchorId="448D491C" wp14:editId="7B3A9E45">
                <wp:simplePos x="0" y="0"/>
                <wp:positionH relativeFrom="margin">
                  <wp:posOffset>-3500</wp:posOffset>
                </wp:positionH>
                <wp:positionV relativeFrom="page">
                  <wp:posOffset>544328</wp:posOffset>
                </wp:positionV>
                <wp:extent cx="1638300" cy="838835"/>
                <wp:effectExtent l="0" t="0" r="0" b="0"/>
                <wp:wrapNone/>
                <wp:docPr id="30" name="Graphiqu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que 2"/>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638300" cy="838835"/>
                        </a:xfrm>
                        <a:prstGeom prst="rect">
                          <a:avLst/>
                        </a:prstGeom>
                      </pic:spPr>
                    </pic:pic>
                  </a:graphicData>
                </a:graphic>
                <wp14:sizeRelH relativeFrom="page">
                  <wp14:pctWidth>0</wp14:pctWidth>
                </wp14:sizeRelH>
                <wp14:sizeRelV relativeFrom="page">
                  <wp14:pctHeight>0</wp14:pctHeight>
                </wp14:sizeRelV>
              </wp:anchor>
            </w:drawing>
          </w:r>
          <w:r>
            <w:fldChar w:fldCharType="begin"/>
          </w:r>
          <w:r w:rsidRPr="0087503C">
            <w:rPr>
              <w:lang w:val="fr-MA"/>
            </w:rPr>
            <w:instrText xml:space="preserve"> TITLE  \* MERGEFORMAT </w:instrText>
          </w:r>
          <w:r>
            <w:fldChar w:fldCharType="separate"/>
          </w:r>
          <w:r w:rsidRPr="0087503C">
            <w:rPr>
              <w:lang w:val="fr-MA"/>
            </w:rPr>
            <w:t xml:space="preserve">Golden book, best practices &amp; more </w:t>
          </w:r>
          <w:r>
            <w:fldChar w:fldCharType="end"/>
          </w:r>
        </w:p>
        <w:p w14:paraId="7659B027" w14:textId="77777777" w:rsidR="00B42315" w:rsidRPr="00145A8E" w:rsidRDefault="00B42315" w:rsidP="00B42315">
          <w:pPr>
            <w:pStyle w:val="Sous-titredudocument"/>
            <w:jc w:val="both"/>
            <w:rPr>
              <w:sz w:val="52"/>
              <w:szCs w:val="52"/>
            </w:rPr>
          </w:pPr>
          <w:r w:rsidRPr="008E5F12">
            <w:rPr>
              <w:sz w:val="52"/>
              <w:szCs w:val="52"/>
            </w:rPr>
            <w:fldChar w:fldCharType="begin"/>
          </w:r>
          <w:r w:rsidRPr="00145A8E">
            <w:rPr>
              <w:sz w:val="52"/>
              <w:szCs w:val="52"/>
            </w:rPr>
            <w:instrText xml:space="preserve"> SUBJECT  \* MERGEFORMAT </w:instrText>
          </w:r>
          <w:r w:rsidRPr="008E5F12">
            <w:rPr>
              <w:sz w:val="52"/>
              <w:szCs w:val="52"/>
            </w:rPr>
            <w:fldChar w:fldCharType="separate"/>
          </w:r>
          <w:r>
            <w:rPr>
              <w:sz w:val="52"/>
              <w:szCs w:val="52"/>
            </w:rPr>
            <w:t xml:space="preserve">Règles, recommandations à respecter pour les projets </w:t>
          </w:r>
          <w:proofErr w:type="spellStart"/>
          <w:r>
            <w:rPr>
              <w:sz w:val="52"/>
              <w:szCs w:val="52"/>
            </w:rPr>
            <w:t>Mulesoft</w:t>
          </w:r>
          <w:proofErr w:type="spellEnd"/>
          <w:r w:rsidRPr="008E5F12">
            <w:rPr>
              <w:sz w:val="52"/>
              <w:szCs w:val="52"/>
            </w:rPr>
            <w:fldChar w:fldCharType="end"/>
          </w:r>
        </w:p>
        <w:p w14:paraId="69C7BFFA" w14:textId="77777777" w:rsidR="00B42315" w:rsidRPr="00A0274B" w:rsidRDefault="00B42315" w:rsidP="00B42315">
          <w:pPr>
            <w:jc w:val="both"/>
            <w:sectPr w:rsidR="00B42315" w:rsidRPr="00A0274B" w:rsidSect="00B42315">
              <w:headerReference w:type="even" r:id="rId10"/>
              <w:headerReference w:type="default" r:id="rId11"/>
              <w:headerReference w:type="first" r:id="rId12"/>
              <w:footerReference w:type="first" r:id="rId13"/>
              <w:pgSz w:w="11906" w:h="16838"/>
              <w:pgMar w:top="4253" w:right="1418" w:bottom="1418" w:left="1418" w:header="709" w:footer="709" w:gutter="0"/>
              <w:pgNumType w:start="0"/>
              <w:cols w:space="708"/>
              <w:titlePg/>
              <w:docGrid w:linePitch="360"/>
            </w:sectPr>
          </w:pPr>
          <w:r>
            <w:rPr>
              <w:noProof/>
            </w:rPr>
            <w:drawing>
              <wp:anchor distT="0" distB="0" distL="114300" distR="114300" simplePos="0" relativeHeight="251659264" behindDoc="1" locked="0" layoutInCell="1" allowOverlap="1" wp14:anchorId="12D6BAE0" wp14:editId="29C78C74">
                <wp:simplePos x="0" y="0"/>
                <wp:positionH relativeFrom="column">
                  <wp:posOffset>-892500</wp:posOffset>
                </wp:positionH>
                <wp:positionV relativeFrom="page">
                  <wp:posOffset>5336673</wp:posOffset>
                </wp:positionV>
                <wp:extent cx="7594600" cy="5370830"/>
                <wp:effectExtent l="0" t="0" r="0" b="1270"/>
                <wp:wrapNone/>
                <wp:docPr id="29" name="Image 29" descr="Une image contenant ex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extérieur&#10;&#10;Description générée automatiquemen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594600" cy="5370830"/>
                        </a:xfrm>
                        <a:prstGeom prst="rect">
                          <a:avLst/>
                        </a:prstGeom>
                      </pic:spPr>
                    </pic:pic>
                  </a:graphicData>
                </a:graphic>
                <wp14:sizeRelH relativeFrom="page">
                  <wp14:pctWidth>0</wp14:pctWidth>
                </wp14:sizeRelH>
                <wp14:sizeRelV relativeFrom="page">
                  <wp14:pctHeight>0</wp14:pctHeight>
                </wp14:sizeRelV>
              </wp:anchor>
            </w:drawing>
          </w:r>
        </w:p>
      </w:sdtContent>
    </w:sdt>
    <w:sdt>
      <w:sdtPr>
        <w:rPr>
          <w:b w:val="0"/>
          <w:bCs w:val="0"/>
          <w:color w:val="000000" w:themeColor="text1"/>
          <w:sz w:val="24"/>
          <w:szCs w:val="24"/>
        </w:rPr>
        <w:id w:val="-449014563"/>
        <w:docPartObj>
          <w:docPartGallery w:val="Table of Contents"/>
          <w:docPartUnique/>
        </w:docPartObj>
      </w:sdtPr>
      <w:sdtEndPr>
        <w:rPr>
          <w:rFonts w:eastAsiaTheme="minorEastAsia"/>
          <w:color w:val="auto"/>
          <w:sz w:val="22"/>
          <w:szCs w:val="22"/>
          <w:lang w:val="fr-MA"/>
        </w:rPr>
      </w:sdtEndPr>
      <w:sdtContent>
        <w:p w14:paraId="2F1CC4BF" w14:textId="77777777" w:rsidR="00B42315" w:rsidRPr="004C33D0" w:rsidRDefault="00B42315" w:rsidP="00B42315">
          <w:pPr>
            <w:pStyle w:val="Titredudocument"/>
          </w:pPr>
          <w:r w:rsidRPr="004C33D0">
            <w:t>Table des matières</w:t>
          </w:r>
        </w:p>
        <w:p w14:paraId="7DB48E94" w14:textId="77777777" w:rsidR="00B42315" w:rsidRDefault="00B42315" w:rsidP="00B42315">
          <w:pPr>
            <w:pStyle w:val="TM1"/>
            <w:tabs>
              <w:tab w:val="right" w:leader="dot" w:pos="9062"/>
            </w:tabs>
            <w:rPr>
              <w:b/>
              <w:bCs/>
              <w:iCs/>
              <w:kern w:val="2"/>
              <w:sz w:val="24"/>
              <w:lang w:eastAsia="fr-FR"/>
              <w14:ligatures w14:val="standardContextual"/>
            </w:rPr>
          </w:pPr>
          <w:r>
            <w:rPr>
              <w:noProof/>
            </w:rPr>
            <w:fldChar w:fldCharType="begin"/>
          </w:r>
          <w:r>
            <w:instrText xml:space="preserve"> TOC \o "3-3" \h \z \t "Titre 1;1;Titre 2;2;Titre 4;4;Titre 5;5" </w:instrText>
          </w:r>
          <w:r>
            <w:rPr>
              <w:noProof/>
            </w:rPr>
            <w:fldChar w:fldCharType="separate"/>
          </w:r>
          <w:hyperlink w:anchor="_Toc210722645" w:history="1">
            <w:r w:rsidRPr="00655168">
              <w:rPr>
                <w:rStyle w:val="Lienhypertexte"/>
              </w:rPr>
              <w:t>Mises à jour / Nouveautés</w:t>
            </w:r>
            <w:r>
              <w:rPr>
                <w:webHidden/>
              </w:rPr>
              <w:tab/>
            </w:r>
            <w:r>
              <w:rPr>
                <w:webHidden/>
              </w:rPr>
              <w:fldChar w:fldCharType="begin"/>
            </w:r>
            <w:r>
              <w:rPr>
                <w:webHidden/>
              </w:rPr>
              <w:instrText xml:space="preserve"> PAGEREF _Toc210722645 \h </w:instrText>
            </w:r>
            <w:r>
              <w:rPr>
                <w:webHidden/>
              </w:rPr>
            </w:r>
            <w:r>
              <w:rPr>
                <w:webHidden/>
              </w:rPr>
              <w:fldChar w:fldCharType="separate"/>
            </w:r>
            <w:r>
              <w:rPr>
                <w:webHidden/>
              </w:rPr>
              <w:t>3</w:t>
            </w:r>
            <w:r>
              <w:rPr>
                <w:webHidden/>
              </w:rPr>
              <w:fldChar w:fldCharType="end"/>
            </w:r>
          </w:hyperlink>
        </w:p>
        <w:p w14:paraId="12CEB0A4" w14:textId="77777777" w:rsidR="00B42315" w:rsidRDefault="00B42315" w:rsidP="00B42315">
          <w:pPr>
            <w:pStyle w:val="TM3"/>
            <w:rPr>
              <w:b/>
              <w:kern w:val="2"/>
              <w:sz w:val="24"/>
              <w:szCs w:val="24"/>
              <w:lang w:eastAsia="fr-FR"/>
              <w14:ligatures w14:val="standardContextual"/>
            </w:rPr>
          </w:pPr>
          <w:hyperlink w:anchor="_Toc210722646" w:history="1">
            <w:r w:rsidRPr="00655168">
              <w:rPr>
                <w:rStyle w:val="Lienhypertexte"/>
                <w:smallCaps/>
              </w:rPr>
              <w:t>Evolutions actées et à consolider dans la documentation</w:t>
            </w:r>
            <w:r>
              <w:rPr>
                <w:webHidden/>
              </w:rPr>
              <w:tab/>
            </w:r>
            <w:r>
              <w:rPr>
                <w:webHidden/>
              </w:rPr>
              <w:fldChar w:fldCharType="begin"/>
            </w:r>
            <w:r>
              <w:rPr>
                <w:webHidden/>
              </w:rPr>
              <w:instrText xml:space="preserve"> PAGEREF _Toc210722646 \h </w:instrText>
            </w:r>
            <w:r>
              <w:rPr>
                <w:webHidden/>
              </w:rPr>
            </w:r>
            <w:r>
              <w:rPr>
                <w:webHidden/>
              </w:rPr>
              <w:fldChar w:fldCharType="separate"/>
            </w:r>
            <w:r>
              <w:rPr>
                <w:webHidden/>
              </w:rPr>
              <w:t>3</w:t>
            </w:r>
            <w:r>
              <w:rPr>
                <w:webHidden/>
              </w:rPr>
              <w:fldChar w:fldCharType="end"/>
            </w:r>
          </w:hyperlink>
        </w:p>
        <w:p w14:paraId="1E5B3435" w14:textId="77777777" w:rsidR="00B42315" w:rsidRDefault="00B42315" w:rsidP="00B42315">
          <w:pPr>
            <w:pStyle w:val="TM3"/>
            <w:rPr>
              <w:b/>
              <w:kern w:val="2"/>
              <w:sz w:val="24"/>
              <w:szCs w:val="24"/>
              <w:lang w:eastAsia="fr-FR"/>
              <w14:ligatures w14:val="standardContextual"/>
            </w:rPr>
          </w:pPr>
          <w:hyperlink w:anchor="_Toc210722647" w:history="1">
            <w:r w:rsidRPr="00655168">
              <w:rPr>
                <w:rStyle w:val="Lienhypertexte"/>
                <w:smallCaps/>
              </w:rPr>
              <w:t>A soumettre</w:t>
            </w:r>
            <w:r>
              <w:rPr>
                <w:webHidden/>
              </w:rPr>
              <w:tab/>
            </w:r>
            <w:r>
              <w:rPr>
                <w:webHidden/>
              </w:rPr>
              <w:fldChar w:fldCharType="begin"/>
            </w:r>
            <w:r>
              <w:rPr>
                <w:webHidden/>
              </w:rPr>
              <w:instrText xml:space="preserve"> PAGEREF _Toc210722647 \h </w:instrText>
            </w:r>
            <w:r>
              <w:rPr>
                <w:webHidden/>
              </w:rPr>
            </w:r>
            <w:r>
              <w:rPr>
                <w:webHidden/>
              </w:rPr>
              <w:fldChar w:fldCharType="separate"/>
            </w:r>
            <w:r>
              <w:rPr>
                <w:webHidden/>
              </w:rPr>
              <w:t>3</w:t>
            </w:r>
            <w:r>
              <w:rPr>
                <w:webHidden/>
              </w:rPr>
              <w:fldChar w:fldCharType="end"/>
            </w:r>
          </w:hyperlink>
        </w:p>
        <w:p w14:paraId="2BEEAAAC" w14:textId="77777777" w:rsidR="00B42315" w:rsidRDefault="00B42315" w:rsidP="00B42315">
          <w:pPr>
            <w:pStyle w:val="TM1"/>
            <w:tabs>
              <w:tab w:val="right" w:leader="dot" w:pos="9062"/>
            </w:tabs>
            <w:rPr>
              <w:b/>
              <w:bCs/>
              <w:iCs/>
              <w:kern w:val="2"/>
              <w:sz w:val="24"/>
              <w:lang w:eastAsia="fr-FR"/>
              <w14:ligatures w14:val="standardContextual"/>
            </w:rPr>
          </w:pPr>
          <w:hyperlink w:anchor="_Toc210722648" w:history="1">
            <w:r w:rsidRPr="00655168">
              <w:rPr>
                <w:rStyle w:val="Lienhypertexte"/>
              </w:rPr>
              <w:t>Introduction</w:t>
            </w:r>
            <w:r>
              <w:rPr>
                <w:webHidden/>
              </w:rPr>
              <w:tab/>
            </w:r>
            <w:r>
              <w:rPr>
                <w:webHidden/>
              </w:rPr>
              <w:fldChar w:fldCharType="begin"/>
            </w:r>
            <w:r>
              <w:rPr>
                <w:webHidden/>
              </w:rPr>
              <w:instrText xml:space="preserve"> PAGEREF _Toc210722648 \h </w:instrText>
            </w:r>
            <w:r>
              <w:rPr>
                <w:webHidden/>
              </w:rPr>
            </w:r>
            <w:r>
              <w:rPr>
                <w:webHidden/>
              </w:rPr>
              <w:fldChar w:fldCharType="separate"/>
            </w:r>
            <w:r>
              <w:rPr>
                <w:webHidden/>
              </w:rPr>
              <w:t>4</w:t>
            </w:r>
            <w:r>
              <w:rPr>
                <w:webHidden/>
              </w:rPr>
              <w:fldChar w:fldCharType="end"/>
            </w:r>
          </w:hyperlink>
        </w:p>
        <w:p w14:paraId="7E166504" w14:textId="77777777" w:rsidR="00B42315" w:rsidRDefault="00B42315" w:rsidP="00B42315">
          <w:pPr>
            <w:pStyle w:val="TM3"/>
            <w:rPr>
              <w:b/>
              <w:kern w:val="2"/>
              <w:sz w:val="24"/>
              <w:szCs w:val="24"/>
              <w:lang w:eastAsia="fr-FR"/>
              <w14:ligatures w14:val="standardContextual"/>
            </w:rPr>
          </w:pPr>
          <w:hyperlink w:anchor="_Toc210722649" w:history="1">
            <w:r w:rsidRPr="00655168">
              <w:rPr>
                <w:rStyle w:val="Lienhypertexte"/>
                <w:smallCaps/>
              </w:rPr>
              <w:t>Destination du document</w:t>
            </w:r>
            <w:r>
              <w:rPr>
                <w:webHidden/>
              </w:rPr>
              <w:tab/>
            </w:r>
            <w:r>
              <w:rPr>
                <w:webHidden/>
              </w:rPr>
              <w:fldChar w:fldCharType="begin"/>
            </w:r>
            <w:r>
              <w:rPr>
                <w:webHidden/>
              </w:rPr>
              <w:instrText xml:space="preserve"> PAGEREF _Toc210722649 \h </w:instrText>
            </w:r>
            <w:r>
              <w:rPr>
                <w:webHidden/>
              </w:rPr>
            </w:r>
            <w:r>
              <w:rPr>
                <w:webHidden/>
              </w:rPr>
              <w:fldChar w:fldCharType="separate"/>
            </w:r>
            <w:r>
              <w:rPr>
                <w:webHidden/>
              </w:rPr>
              <w:t>4</w:t>
            </w:r>
            <w:r>
              <w:rPr>
                <w:webHidden/>
              </w:rPr>
              <w:fldChar w:fldCharType="end"/>
            </w:r>
          </w:hyperlink>
        </w:p>
        <w:p w14:paraId="3C2E572B" w14:textId="77777777" w:rsidR="00B42315" w:rsidRDefault="00B42315" w:rsidP="00B42315">
          <w:pPr>
            <w:pStyle w:val="TM3"/>
            <w:rPr>
              <w:b/>
              <w:kern w:val="2"/>
              <w:sz w:val="24"/>
              <w:szCs w:val="24"/>
              <w:lang w:eastAsia="fr-FR"/>
              <w14:ligatures w14:val="standardContextual"/>
            </w:rPr>
          </w:pPr>
          <w:hyperlink w:anchor="_Toc210722650" w:history="1">
            <w:r w:rsidRPr="00655168">
              <w:rPr>
                <w:rStyle w:val="Lienhypertexte"/>
                <w:smallCaps/>
              </w:rPr>
              <w:t>Definition d’API</w:t>
            </w:r>
            <w:r>
              <w:rPr>
                <w:webHidden/>
              </w:rPr>
              <w:tab/>
            </w:r>
            <w:r>
              <w:rPr>
                <w:webHidden/>
              </w:rPr>
              <w:fldChar w:fldCharType="begin"/>
            </w:r>
            <w:r>
              <w:rPr>
                <w:webHidden/>
              </w:rPr>
              <w:instrText xml:space="preserve"> PAGEREF _Toc210722650 \h </w:instrText>
            </w:r>
            <w:r>
              <w:rPr>
                <w:webHidden/>
              </w:rPr>
            </w:r>
            <w:r>
              <w:rPr>
                <w:webHidden/>
              </w:rPr>
              <w:fldChar w:fldCharType="separate"/>
            </w:r>
            <w:r>
              <w:rPr>
                <w:webHidden/>
              </w:rPr>
              <w:t>4</w:t>
            </w:r>
            <w:r>
              <w:rPr>
                <w:webHidden/>
              </w:rPr>
              <w:fldChar w:fldCharType="end"/>
            </w:r>
          </w:hyperlink>
        </w:p>
        <w:p w14:paraId="58D2EB41" w14:textId="77777777" w:rsidR="00B42315" w:rsidRDefault="00B42315" w:rsidP="00B42315">
          <w:pPr>
            <w:pStyle w:val="TM3"/>
            <w:rPr>
              <w:b/>
              <w:kern w:val="2"/>
              <w:sz w:val="24"/>
              <w:szCs w:val="24"/>
              <w:lang w:eastAsia="fr-FR"/>
              <w14:ligatures w14:val="standardContextual"/>
            </w:rPr>
          </w:pPr>
          <w:hyperlink w:anchor="_Toc210722651" w:history="1">
            <w:r w:rsidRPr="00655168">
              <w:rPr>
                <w:rStyle w:val="Lienhypertexte"/>
                <w:smallCaps/>
              </w:rPr>
              <w:t>Evolutions du document à venir (ou pas)</w:t>
            </w:r>
            <w:r>
              <w:rPr>
                <w:webHidden/>
              </w:rPr>
              <w:tab/>
            </w:r>
            <w:r>
              <w:rPr>
                <w:webHidden/>
              </w:rPr>
              <w:fldChar w:fldCharType="begin"/>
            </w:r>
            <w:r>
              <w:rPr>
                <w:webHidden/>
              </w:rPr>
              <w:instrText xml:space="preserve"> PAGEREF _Toc210722651 \h </w:instrText>
            </w:r>
            <w:r>
              <w:rPr>
                <w:webHidden/>
              </w:rPr>
            </w:r>
            <w:r>
              <w:rPr>
                <w:webHidden/>
              </w:rPr>
              <w:fldChar w:fldCharType="separate"/>
            </w:r>
            <w:r>
              <w:rPr>
                <w:webHidden/>
              </w:rPr>
              <w:t>4</w:t>
            </w:r>
            <w:r>
              <w:rPr>
                <w:webHidden/>
              </w:rPr>
              <w:fldChar w:fldCharType="end"/>
            </w:r>
          </w:hyperlink>
        </w:p>
        <w:p w14:paraId="2E980643" w14:textId="77777777" w:rsidR="00B42315" w:rsidRDefault="00B42315" w:rsidP="00B42315">
          <w:pPr>
            <w:pStyle w:val="TM1"/>
            <w:tabs>
              <w:tab w:val="right" w:leader="dot" w:pos="9062"/>
            </w:tabs>
            <w:rPr>
              <w:b/>
              <w:bCs/>
              <w:iCs/>
              <w:kern w:val="2"/>
              <w:sz w:val="24"/>
              <w:lang w:eastAsia="fr-FR"/>
              <w14:ligatures w14:val="standardContextual"/>
            </w:rPr>
          </w:pPr>
          <w:hyperlink w:anchor="_Toc210722652" w:history="1">
            <w:r w:rsidRPr="00655168">
              <w:rPr>
                <w:rStyle w:val="Lienhypertexte"/>
              </w:rPr>
              <w:t>Remarques générales</w:t>
            </w:r>
            <w:r>
              <w:rPr>
                <w:webHidden/>
              </w:rPr>
              <w:tab/>
            </w:r>
            <w:r>
              <w:rPr>
                <w:webHidden/>
              </w:rPr>
              <w:fldChar w:fldCharType="begin"/>
            </w:r>
            <w:r>
              <w:rPr>
                <w:webHidden/>
              </w:rPr>
              <w:instrText xml:space="preserve"> PAGEREF _Toc210722652 \h </w:instrText>
            </w:r>
            <w:r>
              <w:rPr>
                <w:webHidden/>
              </w:rPr>
            </w:r>
            <w:r>
              <w:rPr>
                <w:webHidden/>
              </w:rPr>
              <w:fldChar w:fldCharType="separate"/>
            </w:r>
            <w:r>
              <w:rPr>
                <w:webHidden/>
              </w:rPr>
              <w:t>5</w:t>
            </w:r>
            <w:r>
              <w:rPr>
                <w:webHidden/>
              </w:rPr>
              <w:fldChar w:fldCharType="end"/>
            </w:r>
          </w:hyperlink>
        </w:p>
        <w:p w14:paraId="19351687" w14:textId="77777777" w:rsidR="00B42315" w:rsidRDefault="00B42315" w:rsidP="00B42315">
          <w:pPr>
            <w:pStyle w:val="TM2"/>
            <w:rPr>
              <w:bCs/>
              <w:kern w:val="2"/>
              <w:lang w:eastAsia="fr-FR"/>
              <w14:ligatures w14:val="standardContextual"/>
            </w:rPr>
          </w:pPr>
          <w:hyperlink w:anchor="_Toc210722653" w:history="1">
            <w:r w:rsidRPr="00655168">
              <w:rPr>
                <w:rStyle w:val="Lienhypertexte"/>
              </w:rPr>
              <w:t>Utilisation de Mulesoft</w:t>
            </w:r>
            <w:r>
              <w:rPr>
                <w:webHidden/>
              </w:rPr>
              <w:tab/>
            </w:r>
            <w:r>
              <w:rPr>
                <w:webHidden/>
              </w:rPr>
              <w:fldChar w:fldCharType="begin"/>
            </w:r>
            <w:r>
              <w:rPr>
                <w:webHidden/>
              </w:rPr>
              <w:instrText xml:space="preserve"> PAGEREF _Toc210722653 \h </w:instrText>
            </w:r>
            <w:r>
              <w:rPr>
                <w:webHidden/>
              </w:rPr>
            </w:r>
            <w:r>
              <w:rPr>
                <w:webHidden/>
              </w:rPr>
              <w:fldChar w:fldCharType="separate"/>
            </w:r>
            <w:r>
              <w:rPr>
                <w:webHidden/>
              </w:rPr>
              <w:t>5</w:t>
            </w:r>
            <w:r>
              <w:rPr>
                <w:webHidden/>
              </w:rPr>
              <w:fldChar w:fldCharType="end"/>
            </w:r>
          </w:hyperlink>
        </w:p>
        <w:p w14:paraId="24ADF8E2" w14:textId="77777777" w:rsidR="00B42315" w:rsidRDefault="00B42315" w:rsidP="00B42315">
          <w:pPr>
            <w:pStyle w:val="TM3"/>
            <w:rPr>
              <w:b/>
              <w:kern w:val="2"/>
              <w:sz w:val="24"/>
              <w:szCs w:val="24"/>
              <w:lang w:eastAsia="fr-FR"/>
              <w14:ligatures w14:val="standardContextual"/>
            </w:rPr>
          </w:pPr>
          <w:hyperlink w:anchor="_Toc210722654" w:history="1">
            <w:r w:rsidRPr="00655168">
              <w:rPr>
                <w:rStyle w:val="Lienhypertexte"/>
                <w:smallCaps/>
              </w:rPr>
              <w:t>Modes de communication depuis l'extérieur et à l'intérieur d'un domaine</w:t>
            </w:r>
            <w:r>
              <w:rPr>
                <w:webHidden/>
              </w:rPr>
              <w:tab/>
            </w:r>
            <w:r>
              <w:rPr>
                <w:webHidden/>
              </w:rPr>
              <w:fldChar w:fldCharType="begin"/>
            </w:r>
            <w:r>
              <w:rPr>
                <w:webHidden/>
              </w:rPr>
              <w:instrText xml:space="preserve"> PAGEREF _Toc210722654 \h </w:instrText>
            </w:r>
            <w:r>
              <w:rPr>
                <w:webHidden/>
              </w:rPr>
            </w:r>
            <w:r>
              <w:rPr>
                <w:webHidden/>
              </w:rPr>
              <w:fldChar w:fldCharType="separate"/>
            </w:r>
            <w:r>
              <w:rPr>
                <w:webHidden/>
              </w:rPr>
              <w:t>5</w:t>
            </w:r>
            <w:r>
              <w:rPr>
                <w:webHidden/>
              </w:rPr>
              <w:fldChar w:fldCharType="end"/>
            </w:r>
          </w:hyperlink>
        </w:p>
        <w:p w14:paraId="4131C6A6" w14:textId="77777777" w:rsidR="00B42315" w:rsidRDefault="00B42315" w:rsidP="00B42315">
          <w:pPr>
            <w:pStyle w:val="TM3"/>
            <w:rPr>
              <w:b/>
              <w:kern w:val="2"/>
              <w:sz w:val="24"/>
              <w:szCs w:val="24"/>
              <w:lang w:eastAsia="fr-FR"/>
              <w14:ligatures w14:val="standardContextual"/>
            </w:rPr>
          </w:pPr>
          <w:hyperlink w:anchor="_Toc210722655" w:history="1">
            <w:r w:rsidRPr="00655168">
              <w:rPr>
                <w:rStyle w:val="Lienhypertexte"/>
                <w:smallCaps/>
              </w:rPr>
              <w:t>Principe de base</w:t>
            </w:r>
            <w:r>
              <w:rPr>
                <w:webHidden/>
              </w:rPr>
              <w:tab/>
            </w:r>
            <w:r>
              <w:rPr>
                <w:webHidden/>
              </w:rPr>
              <w:fldChar w:fldCharType="begin"/>
            </w:r>
            <w:r>
              <w:rPr>
                <w:webHidden/>
              </w:rPr>
              <w:instrText xml:space="preserve"> PAGEREF _Toc210722655 \h </w:instrText>
            </w:r>
            <w:r>
              <w:rPr>
                <w:webHidden/>
              </w:rPr>
            </w:r>
            <w:r>
              <w:rPr>
                <w:webHidden/>
              </w:rPr>
              <w:fldChar w:fldCharType="separate"/>
            </w:r>
            <w:r>
              <w:rPr>
                <w:webHidden/>
              </w:rPr>
              <w:t>6</w:t>
            </w:r>
            <w:r>
              <w:rPr>
                <w:webHidden/>
              </w:rPr>
              <w:fldChar w:fldCharType="end"/>
            </w:r>
          </w:hyperlink>
        </w:p>
        <w:p w14:paraId="2D9EB243" w14:textId="77777777" w:rsidR="00B42315" w:rsidRDefault="00B42315" w:rsidP="00B42315">
          <w:pPr>
            <w:pStyle w:val="TM3"/>
            <w:rPr>
              <w:b/>
              <w:kern w:val="2"/>
              <w:sz w:val="24"/>
              <w:szCs w:val="24"/>
              <w:lang w:eastAsia="fr-FR"/>
              <w14:ligatures w14:val="standardContextual"/>
            </w:rPr>
          </w:pPr>
          <w:hyperlink w:anchor="_Toc210722656" w:history="1">
            <w:r w:rsidRPr="00655168">
              <w:rPr>
                <w:rStyle w:val="Lienhypertexte"/>
                <w:smallCaps/>
              </w:rPr>
              <w:t>Possibilité de solliciter d'autres API de service depuis une API de service</w:t>
            </w:r>
            <w:r>
              <w:rPr>
                <w:webHidden/>
              </w:rPr>
              <w:tab/>
            </w:r>
            <w:r>
              <w:rPr>
                <w:webHidden/>
              </w:rPr>
              <w:fldChar w:fldCharType="begin"/>
            </w:r>
            <w:r>
              <w:rPr>
                <w:webHidden/>
              </w:rPr>
              <w:instrText xml:space="preserve"> PAGEREF _Toc210722656 \h </w:instrText>
            </w:r>
            <w:r>
              <w:rPr>
                <w:webHidden/>
              </w:rPr>
            </w:r>
            <w:r>
              <w:rPr>
                <w:webHidden/>
              </w:rPr>
              <w:fldChar w:fldCharType="separate"/>
            </w:r>
            <w:r>
              <w:rPr>
                <w:webHidden/>
              </w:rPr>
              <w:t>7</w:t>
            </w:r>
            <w:r>
              <w:rPr>
                <w:webHidden/>
              </w:rPr>
              <w:fldChar w:fldCharType="end"/>
            </w:r>
          </w:hyperlink>
        </w:p>
        <w:p w14:paraId="3C2973A8" w14:textId="77777777" w:rsidR="00B42315" w:rsidRDefault="00B42315" w:rsidP="00B42315">
          <w:pPr>
            <w:pStyle w:val="TM3"/>
            <w:rPr>
              <w:b/>
              <w:kern w:val="2"/>
              <w:sz w:val="24"/>
              <w:szCs w:val="24"/>
              <w:lang w:eastAsia="fr-FR"/>
              <w14:ligatures w14:val="standardContextual"/>
            </w:rPr>
          </w:pPr>
          <w:hyperlink w:anchor="_Toc210722657" w:history="1">
            <w:r w:rsidRPr="00655168">
              <w:rPr>
                <w:rStyle w:val="Lienhypertexte"/>
                <w:smallCaps/>
              </w:rPr>
              <w:t>Mode d'appel par batch</w:t>
            </w:r>
            <w:r>
              <w:rPr>
                <w:webHidden/>
              </w:rPr>
              <w:tab/>
            </w:r>
            <w:r>
              <w:rPr>
                <w:webHidden/>
              </w:rPr>
              <w:fldChar w:fldCharType="begin"/>
            </w:r>
            <w:r>
              <w:rPr>
                <w:webHidden/>
              </w:rPr>
              <w:instrText xml:space="preserve"> PAGEREF _Toc210722657 \h </w:instrText>
            </w:r>
            <w:r>
              <w:rPr>
                <w:webHidden/>
              </w:rPr>
            </w:r>
            <w:r>
              <w:rPr>
                <w:webHidden/>
              </w:rPr>
              <w:fldChar w:fldCharType="separate"/>
            </w:r>
            <w:r>
              <w:rPr>
                <w:webHidden/>
              </w:rPr>
              <w:t>8</w:t>
            </w:r>
            <w:r>
              <w:rPr>
                <w:webHidden/>
              </w:rPr>
              <w:fldChar w:fldCharType="end"/>
            </w:r>
          </w:hyperlink>
        </w:p>
        <w:p w14:paraId="1D46BA2B" w14:textId="77777777" w:rsidR="00B42315" w:rsidRDefault="00B42315" w:rsidP="00B42315">
          <w:pPr>
            <w:pStyle w:val="TM3"/>
            <w:rPr>
              <w:b/>
              <w:kern w:val="2"/>
              <w:sz w:val="24"/>
              <w:szCs w:val="24"/>
              <w:lang w:eastAsia="fr-FR"/>
              <w14:ligatures w14:val="standardContextual"/>
            </w:rPr>
          </w:pPr>
          <w:hyperlink w:anchor="_Toc210722658" w:history="1">
            <w:r w:rsidRPr="00655168">
              <w:rPr>
                <w:rStyle w:val="Lienhypertexte"/>
                <w:smallCaps/>
              </w:rPr>
              <w:t>Mode d'appel par webhook / plateform event</w:t>
            </w:r>
            <w:r>
              <w:rPr>
                <w:webHidden/>
              </w:rPr>
              <w:tab/>
            </w:r>
            <w:r>
              <w:rPr>
                <w:webHidden/>
              </w:rPr>
              <w:fldChar w:fldCharType="begin"/>
            </w:r>
            <w:r>
              <w:rPr>
                <w:webHidden/>
              </w:rPr>
              <w:instrText xml:space="preserve"> PAGEREF _Toc210722658 \h </w:instrText>
            </w:r>
            <w:r>
              <w:rPr>
                <w:webHidden/>
              </w:rPr>
            </w:r>
            <w:r>
              <w:rPr>
                <w:webHidden/>
              </w:rPr>
              <w:fldChar w:fldCharType="separate"/>
            </w:r>
            <w:r>
              <w:rPr>
                <w:webHidden/>
              </w:rPr>
              <w:t>8</w:t>
            </w:r>
            <w:r>
              <w:rPr>
                <w:webHidden/>
              </w:rPr>
              <w:fldChar w:fldCharType="end"/>
            </w:r>
          </w:hyperlink>
        </w:p>
        <w:p w14:paraId="3D60B7B2" w14:textId="77777777" w:rsidR="00B42315" w:rsidRDefault="00B42315" w:rsidP="00B42315">
          <w:pPr>
            <w:pStyle w:val="TM3"/>
            <w:rPr>
              <w:b/>
              <w:kern w:val="2"/>
              <w:sz w:val="24"/>
              <w:szCs w:val="24"/>
              <w:lang w:eastAsia="fr-FR"/>
              <w14:ligatures w14:val="standardContextual"/>
            </w:rPr>
          </w:pPr>
          <w:hyperlink w:anchor="_Toc210722659" w:history="1">
            <w:r w:rsidRPr="00655168">
              <w:rPr>
                <w:rStyle w:val="Lienhypertexte"/>
                <w:smallCaps/>
              </w:rPr>
              <w:t>Mode de consommation d'un topic</w:t>
            </w:r>
            <w:r>
              <w:rPr>
                <w:webHidden/>
              </w:rPr>
              <w:tab/>
            </w:r>
            <w:r>
              <w:rPr>
                <w:webHidden/>
              </w:rPr>
              <w:fldChar w:fldCharType="begin"/>
            </w:r>
            <w:r>
              <w:rPr>
                <w:webHidden/>
              </w:rPr>
              <w:instrText xml:space="preserve"> PAGEREF _Toc210722659 \h </w:instrText>
            </w:r>
            <w:r>
              <w:rPr>
                <w:webHidden/>
              </w:rPr>
            </w:r>
            <w:r>
              <w:rPr>
                <w:webHidden/>
              </w:rPr>
              <w:fldChar w:fldCharType="separate"/>
            </w:r>
            <w:r>
              <w:rPr>
                <w:webHidden/>
              </w:rPr>
              <w:t>9</w:t>
            </w:r>
            <w:r>
              <w:rPr>
                <w:webHidden/>
              </w:rPr>
              <w:fldChar w:fldCharType="end"/>
            </w:r>
          </w:hyperlink>
        </w:p>
        <w:p w14:paraId="42740AB8" w14:textId="77777777" w:rsidR="00B42315" w:rsidRDefault="00B42315" w:rsidP="00B42315">
          <w:pPr>
            <w:pStyle w:val="TM3"/>
            <w:rPr>
              <w:b/>
              <w:kern w:val="2"/>
              <w:sz w:val="24"/>
              <w:szCs w:val="24"/>
              <w:lang w:eastAsia="fr-FR"/>
              <w14:ligatures w14:val="standardContextual"/>
            </w:rPr>
          </w:pPr>
          <w:hyperlink w:anchor="_Toc210722660" w:history="1">
            <w:r w:rsidRPr="00655168">
              <w:rPr>
                <w:rStyle w:val="Lienhypertexte"/>
                <w:smallCaps/>
              </w:rPr>
              <w:t>Mode de publication dans le topic urbanisé</w:t>
            </w:r>
            <w:r>
              <w:rPr>
                <w:webHidden/>
              </w:rPr>
              <w:tab/>
            </w:r>
            <w:r>
              <w:rPr>
                <w:webHidden/>
              </w:rPr>
              <w:fldChar w:fldCharType="begin"/>
            </w:r>
            <w:r>
              <w:rPr>
                <w:webHidden/>
              </w:rPr>
              <w:instrText xml:space="preserve"> PAGEREF _Toc210722660 \h </w:instrText>
            </w:r>
            <w:r>
              <w:rPr>
                <w:webHidden/>
              </w:rPr>
            </w:r>
            <w:r>
              <w:rPr>
                <w:webHidden/>
              </w:rPr>
              <w:fldChar w:fldCharType="separate"/>
            </w:r>
            <w:r>
              <w:rPr>
                <w:webHidden/>
              </w:rPr>
              <w:t>9</w:t>
            </w:r>
            <w:r>
              <w:rPr>
                <w:webHidden/>
              </w:rPr>
              <w:fldChar w:fldCharType="end"/>
            </w:r>
          </w:hyperlink>
        </w:p>
        <w:p w14:paraId="78CC13A0" w14:textId="77777777" w:rsidR="00B42315" w:rsidRDefault="00B42315" w:rsidP="00B42315">
          <w:pPr>
            <w:pStyle w:val="TM2"/>
            <w:rPr>
              <w:bCs/>
              <w:kern w:val="2"/>
              <w:lang w:eastAsia="fr-FR"/>
              <w14:ligatures w14:val="standardContextual"/>
            </w:rPr>
          </w:pPr>
          <w:hyperlink w:anchor="_Toc210722661" w:history="1">
            <w:r w:rsidRPr="00655168">
              <w:rPr>
                <w:rStyle w:val="Lienhypertexte"/>
              </w:rPr>
              <w:t>Déclenchement</w:t>
            </w:r>
            <w:r>
              <w:rPr>
                <w:webHidden/>
              </w:rPr>
              <w:tab/>
            </w:r>
            <w:r>
              <w:rPr>
                <w:webHidden/>
              </w:rPr>
              <w:fldChar w:fldCharType="begin"/>
            </w:r>
            <w:r>
              <w:rPr>
                <w:webHidden/>
              </w:rPr>
              <w:instrText xml:space="preserve"> PAGEREF _Toc210722661 \h </w:instrText>
            </w:r>
            <w:r>
              <w:rPr>
                <w:webHidden/>
              </w:rPr>
            </w:r>
            <w:r>
              <w:rPr>
                <w:webHidden/>
              </w:rPr>
              <w:fldChar w:fldCharType="separate"/>
            </w:r>
            <w:r>
              <w:rPr>
                <w:webHidden/>
              </w:rPr>
              <w:t>10</w:t>
            </w:r>
            <w:r>
              <w:rPr>
                <w:webHidden/>
              </w:rPr>
              <w:fldChar w:fldCharType="end"/>
            </w:r>
          </w:hyperlink>
        </w:p>
        <w:p w14:paraId="4819D8B6" w14:textId="77777777" w:rsidR="00B42315" w:rsidRDefault="00B42315" w:rsidP="00B42315">
          <w:pPr>
            <w:pStyle w:val="TM1"/>
            <w:tabs>
              <w:tab w:val="right" w:leader="dot" w:pos="9062"/>
            </w:tabs>
            <w:rPr>
              <w:b/>
              <w:bCs/>
              <w:iCs/>
              <w:kern w:val="2"/>
              <w:sz w:val="24"/>
              <w:lang w:eastAsia="fr-FR"/>
              <w14:ligatures w14:val="standardContextual"/>
            </w:rPr>
          </w:pPr>
          <w:hyperlink w:anchor="_Toc210722662" w:history="1">
            <w:r w:rsidRPr="00655168">
              <w:rPr>
                <w:rStyle w:val="Lienhypertexte"/>
              </w:rPr>
              <w:t>Spécifications</w:t>
            </w:r>
            <w:r>
              <w:rPr>
                <w:webHidden/>
              </w:rPr>
              <w:tab/>
            </w:r>
            <w:r>
              <w:rPr>
                <w:webHidden/>
              </w:rPr>
              <w:fldChar w:fldCharType="begin"/>
            </w:r>
            <w:r>
              <w:rPr>
                <w:webHidden/>
              </w:rPr>
              <w:instrText xml:space="preserve"> PAGEREF _Toc210722662 \h </w:instrText>
            </w:r>
            <w:r>
              <w:rPr>
                <w:webHidden/>
              </w:rPr>
            </w:r>
            <w:r>
              <w:rPr>
                <w:webHidden/>
              </w:rPr>
              <w:fldChar w:fldCharType="separate"/>
            </w:r>
            <w:r>
              <w:rPr>
                <w:webHidden/>
              </w:rPr>
              <w:t>11</w:t>
            </w:r>
            <w:r>
              <w:rPr>
                <w:webHidden/>
              </w:rPr>
              <w:fldChar w:fldCharType="end"/>
            </w:r>
          </w:hyperlink>
        </w:p>
        <w:p w14:paraId="229B9410" w14:textId="77777777" w:rsidR="00B42315" w:rsidRDefault="00B42315" w:rsidP="00B42315">
          <w:pPr>
            <w:pStyle w:val="TM1"/>
            <w:tabs>
              <w:tab w:val="right" w:leader="dot" w:pos="9062"/>
            </w:tabs>
            <w:rPr>
              <w:b/>
              <w:bCs/>
              <w:iCs/>
              <w:kern w:val="2"/>
              <w:sz w:val="24"/>
              <w:lang w:eastAsia="fr-FR"/>
              <w14:ligatures w14:val="standardContextual"/>
            </w:rPr>
          </w:pPr>
          <w:hyperlink w:anchor="_Toc210722663" w:history="1">
            <w:r w:rsidRPr="00655168">
              <w:rPr>
                <w:rStyle w:val="Lienhypertexte"/>
              </w:rPr>
              <w:t>Règles de sécurité</w:t>
            </w:r>
            <w:r>
              <w:rPr>
                <w:webHidden/>
              </w:rPr>
              <w:tab/>
            </w:r>
            <w:r>
              <w:rPr>
                <w:webHidden/>
              </w:rPr>
              <w:fldChar w:fldCharType="begin"/>
            </w:r>
            <w:r>
              <w:rPr>
                <w:webHidden/>
              </w:rPr>
              <w:instrText xml:space="preserve"> PAGEREF _Toc210722663 \h </w:instrText>
            </w:r>
            <w:r>
              <w:rPr>
                <w:webHidden/>
              </w:rPr>
            </w:r>
            <w:r>
              <w:rPr>
                <w:webHidden/>
              </w:rPr>
              <w:fldChar w:fldCharType="separate"/>
            </w:r>
            <w:r>
              <w:rPr>
                <w:webHidden/>
              </w:rPr>
              <w:t>11</w:t>
            </w:r>
            <w:r>
              <w:rPr>
                <w:webHidden/>
              </w:rPr>
              <w:fldChar w:fldCharType="end"/>
            </w:r>
          </w:hyperlink>
        </w:p>
        <w:p w14:paraId="458BEA67" w14:textId="77777777" w:rsidR="00B42315" w:rsidRDefault="00B42315" w:rsidP="00B42315">
          <w:pPr>
            <w:pStyle w:val="TM1"/>
            <w:tabs>
              <w:tab w:val="right" w:leader="dot" w:pos="9062"/>
            </w:tabs>
            <w:rPr>
              <w:b/>
              <w:bCs/>
              <w:iCs/>
              <w:kern w:val="2"/>
              <w:sz w:val="24"/>
              <w:lang w:eastAsia="fr-FR"/>
              <w14:ligatures w14:val="standardContextual"/>
            </w:rPr>
          </w:pPr>
          <w:hyperlink w:anchor="_Toc210722664" w:history="1">
            <w:r w:rsidRPr="00655168">
              <w:rPr>
                <w:rStyle w:val="Lienhypertexte"/>
              </w:rPr>
              <w:t>Développement</w:t>
            </w:r>
            <w:r>
              <w:rPr>
                <w:webHidden/>
              </w:rPr>
              <w:tab/>
            </w:r>
            <w:r>
              <w:rPr>
                <w:webHidden/>
              </w:rPr>
              <w:fldChar w:fldCharType="begin"/>
            </w:r>
            <w:r>
              <w:rPr>
                <w:webHidden/>
              </w:rPr>
              <w:instrText xml:space="preserve"> PAGEREF _Toc210722664 \h </w:instrText>
            </w:r>
            <w:r>
              <w:rPr>
                <w:webHidden/>
              </w:rPr>
            </w:r>
            <w:r>
              <w:rPr>
                <w:webHidden/>
              </w:rPr>
              <w:fldChar w:fldCharType="separate"/>
            </w:r>
            <w:r>
              <w:rPr>
                <w:webHidden/>
              </w:rPr>
              <w:t>12</w:t>
            </w:r>
            <w:r>
              <w:rPr>
                <w:webHidden/>
              </w:rPr>
              <w:fldChar w:fldCharType="end"/>
            </w:r>
          </w:hyperlink>
        </w:p>
        <w:p w14:paraId="23AC3AED" w14:textId="77777777" w:rsidR="00B42315" w:rsidRDefault="00B42315" w:rsidP="00B42315">
          <w:pPr>
            <w:pStyle w:val="TM2"/>
            <w:rPr>
              <w:bCs/>
              <w:kern w:val="2"/>
              <w:lang w:eastAsia="fr-FR"/>
              <w14:ligatures w14:val="standardContextual"/>
            </w:rPr>
          </w:pPr>
          <w:hyperlink w:anchor="_Toc210722665" w:history="1">
            <w:r w:rsidRPr="00655168">
              <w:rPr>
                <w:rStyle w:val="Lienhypertexte"/>
              </w:rPr>
              <w:t>L’url des APIs</w:t>
            </w:r>
            <w:r>
              <w:rPr>
                <w:webHidden/>
              </w:rPr>
              <w:tab/>
            </w:r>
            <w:r>
              <w:rPr>
                <w:webHidden/>
              </w:rPr>
              <w:fldChar w:fldCharType="begin"/>
            </w:r>
            <w:r>
              <w:rPr>
                <w:webHidden/>
              </w:rPr>
              <w:instrText xml:space="preserve"> PAGEREF _Toc210722665 \h </w:instrText>
            </w:r>
            <w:r>
              <w:rPr>
                <w:webHidden/>
              </w:rPr>
            </w:r>
            <w:r>
              <w:rPr>
                <w:webHidden/>
              </w:rPr>
              <w:fldChar w:fldCharType="separate"/>
            </w:r>
            <w:r>
              <w:rPr>
                <w:webHidden/>
              </w:rPr>
              <w:t>12</w:t>
            </w:r>
            <w:r>
              <w:rPr>
                <w:webHidden/>
              </w:rPr>
              <w:fldChar w:fldCharType="end"/>
            </w:r>
          </w:hyperlink>
        </w:p>
        <w:p w14:paraId="215D50D8" w14:textId="77777777" w:rsidR="00B42315" w:rsidRDefault="00B42315" w:rsidP="00B42315">
          <w:pPr>
            <w:pStyle w:val="TM2"/>
            <w:rPr>
              <w:bCs/>
              <w:kern w:val="2"/>
              <w:lang w:eastAsia="fr-FR"/>
              <w14:ligatures w14:val="standardContextual"/>
            </w:rPr>
          </w:pPr>
          <w:hyperlink w:anchor="_Toc210722666" w:history="1">
            <w:r w:rsidRPr="00655168">
              <w:rPr>
                <w:rStyle w:val="Lienhypertexte"/>
              </w:rPr>
              <w:t>Nom des endPoints</w:t>
            </w:r>
            <w:r>
              <w:rPr>
                <w:webHidden/>
              </w:rPr>
              <w:tab/>
            </w:r>
            <w:r>
              <w:rPr>
                <w:webHidden/>
              </w:rPr>
              <w:fldChar w:fldCharType="begin"/>
            </w:r>
            <w:r>
              <w:rPr>
                <w:webHidden/>
              </w:rPr>
              <w:instrText xml:space="preserve"> PAGEREF _Toc210722666 \h </w:instrText>
            </w:r>
            <w:r>
              <w:rPr>
                <w:webHidden/>
              </w:rPr>
            </w:r>
            <w:r>
              <w:rPr>
                <w:webHidden/>
              </w:rPr>
              <w:fldChar w:fldCharType="separate"/>
            </w:r>
            <w:r>
              <w:rPr>
                <w:webHidden/>
              </w:rPr>
              <w:t>12</w:t>
            </w:r>
            <w:r>
              <w:rPr>
                <w:webHidden/>
              </w:rPr>
              <w:fldChar w:fldCharType="end"/>
            </w:r>
          </w:hyperlink>
        </w:p>
        <w:p w14:paraId="13F33188" w14:textId="77777777" w:rsidR="00B42315" w:rsidRDefault="00B42315" w:rsidP="00B42315">
          <w:pPr>
            <w:pStyle w:val="TM2"/>
            <w:rPr>
              <w:bCs/>
              <w:kern w:val="2"/>
              <w:lang w:eastAsia="fr-FR"/>
              <w14:ligatures w14:val="standardContextual"/>
            </w:rPr>
          </w:pPr>
          <w:hyperlink w:anchor="_Toc210722667" w:history="1">
            <w:r w:rsidRPr="00655168">
              <w:rPr>
                <w:rStyle w:val="Lienhypertexte"/>
              </w:rPr>
              <w:t>Mapper les actions aux verbes HTTP</w:t>
            </w:r>
            <w:r>
              <w:rPr>
                <w:webHidden/>
              </w:rPr>
              <w:tab/>
            </w:r>
            <w:r>
              <w:rPr>
                <w:webHidden/>
              </w:rPr>
              <w:fldChar w:fldCharType="begin"/>
            </w:r>
            <w:r>
              <w:rPr>
                <w:webHidden/>
              </w:rPr>
              <w:instrText xml:space="preserve"> PAGEREF _Toc210722667 \h </w:instrText>
            </w:r>
            <w:r>
              <w:rPr>
                <w:webHidden/>
              </w:rPr>
            </w:r>
            <w:r>
              <w:rPr>
                <w:webHidden/>
              </w:rPr>
              <w:fldChar w:fldCharType="separate"/>
            </w:r>
            <w:r>
              <w:rPr>
                <w:webHidden/>
              </w:rPr>
              <w:t>13</w:t>
            </w:r>
            <w:r>
              <w:rPr>
                <w:webHidden/>
              </w:rPr>
              <w:fldChar w:fldCharType="end"/>
            </w:r>
          </w:hyperlink>
        </w:p>
        <w:p w14:paraId="73BFF7AF" w14:textId="77777777" w:rsidR="00B42315" w:rsidRDefault="00B42315" w:rsidP="00B42315">
          <w:pPr>
            <w:pStyle w:val="TM2"/>
            <w:rPr>
              <w:bCs/>
              <w:kern w:val="2"/>
              <w:lang w:eastAsia="fr-FR"/>
              <w14:ligatures w14:val="standardContextual"/>
            </w:rPr>
          </w:pPr>
          <w:hyperlink w:anchor="_Toc210722668" w:history="1">
            <w:r w:rsidRPr="00655168">
              <w:rPr>
                <w:rStyle w:val="Lienhypertexte"/>
              </w:rPr>
              <w:t>Commencer à développer une API</w:t>
            </w:r>
            <w:r>
              <w:rPr>
                <w:webHidden/>
              </w:rPr>
              <w:tab/>
            </w:r>
            <w:r>
              <w:rPr>
                <w:webHidden/>
              </w:rPr>
              <w:fldChar w:fldCharType="begin"/>
            </w:r>
            <w:r>
              <w:rPr>
                <w:webHidden/>
              </w:rPr>
              <w:instrText xml:space="preserve"> PAGEREF _Toc210722668 \h </w:instrText>
            </w:r>
            <w:r>
              <w:rPr>
                <w:webHidden/>
              </w:rPr>
            </w:r>
            <w:r>
              <w:rPr>
                <w:webHidden/>
              </w:rPr>
              <w:fldChar w:fldCharType="separate"/>
            </w:r>
            <w:r>
              <w:rPr>
                <w:webHidden/>
              </w:rPr>
              <w:t>13</w:t>
            </w:r>
            <w:r>
              <w:rPr>
                <w:webHidden/>
              </w:rPr>
              <w:fldChar w:fldCharType="end"/>
            </w:r>
          </w:hyperlink>
        </w:p>
        <w:p w14:paraId="268DE724" w14:textId="77777777" w:rsidR="00B42315" w:rsidRDefault="00B42315" w:rsidP="00B42315">
          <w:pPr>
            <w:pStyle w:val="TM2"/>
            <w:rPr>
              <w:bCs/>
              <w:kern w:val="2"/>
              <w:lang w:eastAsia="fr-FR"/>
              <w14:ligatures w14:val="standardContextual"/>
            </w:rPr>
          </w:pPr>
          <w:hyperlink w:anchor="_Toc210722669" w:history="1">
            <w:r w:rsidRPr="00655168">
              <w:rPr>
                <w:rStyle w:val="Lienhypertexte"/>
              </w:rPr>
              <w:t>Le RAML</w:t>
            </w:r>
            <w:r>
              <w:rPr>
                <w:webHidden/>
              </w:rPr>
              <w:tab/>
            </w:r>
            <w:r>
              <w:rPr>
                <w:webHidden/>
              </w:rPr>
              <w:fldChar w:fldCharType="begin"/>
            </w:r>
            <w:r>
              <w:rPr>
                <w:webHidden/>
              </w:rPr>
              <w:instrText xml:space="preserve"> PAGEREF _Toc210722669 \h </w:instrText>
            </w:r>
            <w:r>
              <w:rPr>
                <w:webHidden/>
              </w:rPr>
            </w:r>
            <w:r>
              <w:rPr>
                <w:webHidden/>
              </w:rPr>
              <w:fldChar w:fldCharType="separate"/>
            </w:r>
            <w:r>
              <w:rPr>
                <w:webHidden/>
              </w:rPr>
              <w:t>13</w:t>
            </w:r>
            <w:r>
              <w:rPr>
                <w:webHidden/>
              </w:rPr>
              <w:fldChar w:fldCharType="end"/>
            </w:r>
          </w:hyperlink>
        </w:p>
        <w:p w14:paraId="2CE91F94" w14:textId="77777777" w:rsidR="00B42315" w:rsidRDefault="00B42315" w:rsidP="00B42315">
          <w:pPr>
            <w:pStyle w:val="TM2"/>
            <w:rPr>
              <w:bCs/>
              <w:kern w:val="2"/>
              <w:lang w:eastAsia="fr-FR"/>
              <w14:ligatures w14:val="standardContextual"/>
            </w:rPr>
          </w:pPr>
          <w:hyperlink w:anchor="_Toc210722670" w:history="1">
            <w:r w:rsidRPr="00655168">
              <w:rPr>
                <w:rStyle w:val="Lienhypertexte"/>
              </w:rPr>
              <w:t>Les projets Studio</w:t>
            </w:r>
            <w:r>
              <w:rPr>
                <w:webHidden/>
              </w:rPr>
              <w:tab/>
            </w:r>
            <w:r>
              <w:rPr>
                <w:webHidden/>
              </w:rPr>
              <w:fldChar w:fldCharType="begin"/>
            </w:r>
            <w:r>
              <w:rPr>
                <w:webHidden/>
              </w:rPr>
              <w:instrText xml:space="preserve"> PAGEREF _Toc210722670 \h </w:instrText>
            </w:r>
            <w:r>
              <w:rPr>
                <w:webHidden/>
              </w:rPr>
            </w:r>
            <w:r>
              <w:rPr>
                <w:webHidden/>
              </w:rPr>
              <w:fldChar w:fldCharType="separate"/>
            </w:r>
            <w:r>
              <w:rPr>
                <w:webHidden/>
              </w:rPr>
              <w:t>13</w:t>
            </w:r>
            <w:r>
              <w:rPr>
                <w:webHidden/>
              </w:rPr>
              <w:fldChar w:fldCharType="end"/>
            </w:r>
          </w:hyperlink>
        </w:p>
        <w:p w14:paraId="066D3FE5" w14:textId="77777777" w:rsidR="00B42315" w:rsidRDefault="00B42315" w:rsidP="00B42315">
          <w:pPr>
            <w:pStyle w:val="TM2"/>
            <w:rPr>
              <w:bCs/>
              <w:kern w:val="2"/>
              <w:lang w:eastAsia="fr-FR"/>
              <w14:ligatures w14:val="standardContextual"/>
            </w:rPr>
          </w:pPr>
          <w:hyperlink w:anchor="_Toc210722671" w:history="1">
            <w:r w:rsidRPr="00655168">
              <w:rPr>
                <w:rStyle w:val="Lienhypertexte"/>
              </w:rPr>
              <w:t>POM.xml</w:t>
            </w:r>
            <w:r>
              <w:rPr>
                <w:webHidden/>
              </w:rPr>
              <w:tab/>
            </w:r>
            <w:r>
              <w:rPr>
                <w:webHidden/>
              </w:rPr>
              <w:fldChar w:fldCharType="begin"/>
            </w:r>
            <w:r>
              <w:rPr>
                <w:webHidden/>
              </w:rPr>
              <w:instrText xml:space="preserve"> PAGEREF _Toc210722671 \h </w:instrText>
            </w:r>
            <w:r>
              <w:rPr>
                <w:webHidden/>
              </w:rPr>
            </w:r>
            <w:r>
              <w:rPr>
                <w:webHidden/>
              </w:rPr>
              <w:fldChar w:fldCharType="separate"/>
            </w:r>
            <w:r>
              <w:rPr>
                <w:webHidden/>
              </w:rPr>
              <w:t>14</w:t>
            </w:r>
            <w:r>
              <w:rPr>
                <w:webHidden/>
              </w:rPr>
              <w:fldChar w:fldCharType="end"/>
            </w:r>
          </w:hyperlink>
        </w:p>
        <w:p w14:paraId="2838E07A" w14:textId="77777777" w:rsidR="00B42315" w:rsidRDefault="00B42315" w:rsidP="00B42315">
          <w:pPr>
            <w:pStyle w:val="TM2"/>
            <w:rPr>
              <w:bCs/>
              <w:kern w:val="2"/>
              <w:lang w:eastAsia="fr-FR"/>
              <w14:ligatures w14:val="standardContextual"/>
            </w:rPr>
          </w:pPr>
          <w:hyperlink w:anchor="_Toc210722672" w:history="1">
            <w:r w:rsidRPr="00655168">
              <w:rPr>
                <w:rStyle w:val="Lienhypertexte"/>
              </w:rPr>
              <w:t>Logs dans les flows</w:t>
            </w:r>
            <w:r>
              <w:rPr>
                <w:webHidden/>
              </w:rPr>
              <w:tab/>
            </w:r>
            <w:r>
              <w:rPr>
                <w:webHidden/>
              </w:rPr>
              <w:fldChar w:fldCharType="begin"/>
            </w:r>
            <w:r>
              <w:rPr>
                <w:webHidden/>
              </w:rPr>
              <w:instrText xml:space="preserve"> PAGEREF _Toc210722672 \h </w:instrText>
            </w:r>
            <w:r>
              <w:rPr>
                <w:webHidden/>
              </w:rPr>
            </w:r>
            <w:r>
              <w:rPr>
                <w:webHidden/>
              </w:rPr>
              <w:fldChar w:fldCharType="separate"/>
            </w:r>
            <w:r>
              <w:rPr>
                <w:webHidden/>
              </w:rPr>
              <w:t>14</w:t>
            </w:r>
            <w:r>
              <w:rPr>
                <w:webHidden/>
              </w:rPr>
              <w:fldChar w:fldCharType="end"/>
            </w:r>
          </w:hyperlink>
        </w:p>
        <w:p w14:paraId="29086936" w14:textId="77777777" w:rsidR="00B42315" w:rsidRDefault="00B42315" w:rsidP="00B42315">
          <w:pPr>
            <w:pStyle w:val="TM3"/>
            <w:rPr>
              <w:b/>
              <w:kern w:val="2"/>
              <w:sz w:val="24"/>
              <w:szCs w:val="24"/>
              <w:lang w:eastAsia="fr-FR"/>
              <w14:ligatures w14:val="standardContextual"/>
            </w:rPr>
          </w:pPr>
          <w:hyperlink w:anchor="_Toc210722673" w:history="1">
            <w:r w:rsidRPr="00655168">
              <w:rPr>
                <w:rStyle w:val="Lienhypertexte"/>
                <w:smallCaps/>
              </w:rPr>
              <w:t>Niveau debug</w:t>
            </w:r>
            <w:r>
              <w:rPr>
                <w:webHidden/>
              </w:rPr>
              <w:tab/>
            </w:r>
            <w:r>
              <w:rPr>
                <w:webHidden/>
              </w:rPr>
              <w:fldChar w:fldCharType="begin"/>
            </w:r>
            <w:r>
              <w:rPr>
                <w:webHidden/>
              </w:rPr>
              <w:instrText xml:space="preserve"> PAGEREF _Toc210722673 \h </w:instrText>
            </w:r>
            <w:r>
              <w:rPr>
                <w:webHidden/>
              </w:rPr>
            </w:r>
            <w:r>
              <w:rPr>
                <w:webHidden/>
              </w:rPr>
              <w:fldChar w:fldCharType="separate"/>
            </w:r>
            <w:r>
              <w:rPr>
                <w:webHidden/>
              </w:rPr>
              <w:t>14</w:t>
            </w:r>
            <w:r>
              <w:rPr>
                <w:webHidden/>
              </w:rPr>
              <w:fldChar w:fldCharType="end"/>
            </w:r>
          </w:hyperlink>
        </w:p>
        <w:p w14:paraId="42B8FBA2" w14:textId="77777777" w:rsidR="00B42315" w:rsidRDefault="00B42315" w:rsidP="00B42315">
          <w:pPr>
            <w:pStyle w:val="TM3"/>
            <w:rPr>
              <w:b/>
              <w:kern w:val="2"/>
              <w:sz w:val="24"/>
              <w:szCs w:val="24"/>
              <w:lang w:eastAsia="fr-FR"/>
              <w14:ligatures w14:val="standardContextual"/>
            </w:rPr>
          </w:pPr>
          <w:hyperlink w:anchor="_Toc210722674" w:history="1">
            <w:r w:rsidRPr="00655168">
              <w:rPr>
                <w:rStyle w:val="Lienhypertexte"/>
                <w:smallCaps/>
              </w:rPr>
              <w:t>Niveau info</w:t>
            </w:r>
            <w:r>
              <w:rPr>
                <w:webHidden/>
              </w:rPr>
              <w:tab/>
            </w:r>
            <w:r>
              <w:rPr>
                <w:webHidden/>
              </w:rPr>
              <w:fldChar w:fldCharType="begin"/>
            </w:r>
            <w:r>
              <w:rPr>
                <w:webHidden/>
              </w:rPr>
              <w:instrText xml:space="preserve"> PAGEREF _Toc210722674 \h </w:instrText>
            </w:r>
            <w:r>
              <w:rPr>
                <w:webHidden/>
              </w:rPr>
            </w:r>
            <w:r>
              <w:rPr>
                <w:webHidden/>
              </w:rPr>
              <w:fldChar w:fldCharType="separate"/>
            </w:r>
            <w:r>
              <w:rPr>
                <w:webHidden/>
              </w:rPr>
              <w:t>15</w:t>
            </w:r>
            <w:r>
              <w:rPr>
                <w:webHidden/>
              </w:rPr>
              <w:fldChar w:fldCharType="end"/>
            </w:r>
          </w:hyperlink>
        </w:p>
        <w:p w14:paraId="4D9A4679" w14:textId="77777777" w:rsidR="00B42315" w:rsidRDefault="00B42315" w:rsidP="00B42315">
          <w:pPr>
            <w:pStyle w:val="TM3"/>
            <w:rPr>
              <w:b/>
              <w:kern w:val="2"/>
              <w:sz w:val="24"/>
              <w:szCs w:val="24"/>
              <w:lang w:eastAsia="fr-FR"/>
              <w14:ligatures w14:val="standardContextual"/>
            </w:rPr>
          </w:pPr>
          <w:hyperlink w:anchor="_Toc210722675" w:history="1">
            <w:r w:rsidRPr="00655168">
              <w:rPr>
                <w:rStyle w:val="Lienhypertexte"/>
                <w:smallCaps/>
              </w:rPr>
              <w:t>Interface.xml</w:t>
            </w:r>
            <w:r>
              <w:rPr>
                <w:webHidden/>
              </w:rPr>
              <w:tab/>
            </w:r>
            <w:r>
              <w:rPr>
                <w:webHidden/>
              </w:rPr>
              <w:fldChar w:fldCharType="begin"/>
            </w:r>
            <w:r>
              <w:rPr>
                <w:webHidden/>
              </w:rPr>
              <w:instrText xml:space="preserve"> PAGEREF _Toc210722675 \h </w:instrText>
            </w:r>
            <w:r>
              <w:rPr>
                <w:webHidden/>
              </w:rPr>
            </w:r>
            <w:r>
              <w:rPr>
                <w:webHidden/>
              </w:rPr>
              <w:fldChar w:fldCharType="separate"/>
            </w:r>
            <w:r>
              <w:rPr>
                <w:webHidden/>
              </w:rPr>
              <w:t>15</w:t>
            </w:r>
            <w:r>
              <w:rPr>
                <w:webHidden/>
              </w:rPr>
              <w:fldChar w:fldCharType="end"/>
            </w:r>
          </w:hyperlink>
        </w:p>
        <w:p w14:paraId="328E7AE1" w14:textId="77777777" w:rsidR="00B42315" w:rsidRDefault="00B42315" w:rsidP="00B42315">
          <w:pPr>
            <w:pStyle w:val="TM3"/>
            <w:rPr>
              <w:b/>
              <w:kern w:val="2"/>
              <w:sz w:val="24"/>
              <w:szCs w:val="24"/>
              <w:lang w:eastAsia="fr-FR"/>
              <w14:ligatures w14:val="standardContextual"/>
            </w:rPr>
          </w:pPr>
          <w:hyperlink w:anchor="_Toc210722676" w:history="1">
            <w:r w:rsidRPr="00655168">
              <w:rPr>
                <w:rStyle w:val="Lienhypertexte"/>
                <w:smallCaps/>
              </w:rPr>
              <w:t>Implementation.xml</w:t>
            </w:r>
            <w:r>
              <w:rPr>
                <w:webHidden/>
              </w:rPr>
              <w:tab/>
            </w:r>
            <w:r>
              <w:rPr>
                <w:webHidden/>
              </w:rPr>
              <w:fldChar w:fldCharType="begin"/>
            </w:r>
            <w:r>
              <w:rPr>
                <w:webHidden/>
              </w:rPr>
              <w:instrText xml:space="preserve"> PAGEREF _Toc210722676 \h </w:instrText>
            </w:r>
            <w:r>
              <w:rPr>
                <w:webHidden/>
              </w:rPr>
            </w:r>
            <w:r>
              <w:rPr>
                <w:webHidden/>
              </w:rPr>
              <w:fldChar w:fldCharType="separate"/>
            </w:r>
            <w:r>
              <w:rPr>
                <w:webHidden/>
              </w:rPr>
              <w:t>16</w:t>
            </w:r>
            <w:r>
              <w:rPr>
                <w:webHidden/>
              </w:rPr>
              <w:fldChar w:fldCharType="end"/>
            </w:r>
          </w:hyperlink>
        </w:p>
        <w:p w14:paraId="1F0CEB4C" w14:textId="77777777" w:rsidR="00B42315" w:rsidRDefault="00B42315" w:rsidP="00B42315">
          <w:pPr>
            <w:pStyle w:val="TM2"/>
            <w:rPr>
              <w:bCs/>
              <w:kern w:val="2"/>
              <w:lang w:eastAsia="fr-FR"/>
              <w14:ligatures w14:val="standardContextual"/>
            </w:rPr>
          </w:pPr>
          <w:hyperlink w:anchor="_Toc210722677" w:history="1">
            <w:r w:rsidRPr="00655168">
              <w:rPr>
                <w:rStyle w:val="Lienhypertexte"/>
              </w:rPr>
              <w:t>Règles de nommage</w:t>
            </w:r>
            <w:r>
              <w:rPr>
                <w:webHidden/>
              </w:rPr>
              <w:tab/>
            </w:r>
            <w:r>
              <w:rPr>
                <w:webHidden/>
              </w:rPr>
              <w:fldChar w:fldCharType="begin"/>
            </w:r>
            <w:r>
              <w:rPr>
                <w:webHidden/>
              </w:rPr>
              <w:instrText xml:space="preserve"> PAGEREF _Toc210722677 \h </w:instrText>
            </w:r>
            <w:r>
              <w:rPr>
                <w:webHidden/>
              </w:rPr>
            </w:r>
            <w:r>
              <w:rPr>
                <w:webHidden/>
              </w:rPr>
              <w:fldChar w:fldCharType="separate"/>
            </w:r>
            <w:r>
              <w:rPr>
                <w:webHidden/>
              </w:rPr>
              <w:t>16</w:t>
            </w:r>
            <w:r>
              <w:rPr>
                <w:webHidden/>
              </w:rPr>
              <w:fldChar w:fldCharType="end"/>
            </w:r>
          </w:hyperlink>
        </w:p>
        <w:p w14:paraId="4DAB891E" w14:textId="77777777" w:rsidR="00B42315" w:rsidRDefault="00B42315" w:rsidP="00B42315">
          <w:pPr>
            <w:pStyle w:val="TM2"/>
            <w:rPr>
              <w:bCs/>
              <w:kern w:val="2"/>
              <w:lang w:eastAsia="fr-FR"/>
              <w14:ligatures w14:val="standardContextual"/>
            </w:rPr>
          </w:pPr>
          <w:hyperlink w:anchor="_Toc210722678" w:history="1">
            <w:r w:rsidRPr="00655168">
              <w:rPr>
                <w:rStyle w:val="Lienhypertexte"/>
              </w:rPr>
              <w:t>Règles générales</w:t>
            </w:r>
            <w:r>
              <w:rPr>
                <w:webHidden/>
              </w:rPr>
              <w:tab/>
            </w:r>
            <w:r>
              <w:rPr>
                <w:webHidden/>
              </w:rPr>
              <w:fldChar w:fldCharType="begin"/>
            </w:r>
            <w:r>
              <w:rPr>
                <w:webHidden/>
              </w:rPr>
              <w:instrText xml:space="preserve"> PAGEREF _Toc210722678 \h </w:instrText>
            </w:r>
            <w:r>
              <w:rPr>
                <w:webHidden/>
              </w:rPr>
            </w:r>
            <w:r>
              <w:rPr>
                <w:webHidden/>
              </w:rPr>
              <w:fldChar w:fldCharType="separate"/>
            </w:r>
            <w:r>
              <w:rPr>
                <w:webHidden/>
              </w:rPr>
              <w:t>16</w:t>
            </w:r>
            <w:r>
              <w:rPr>
                <w:webHidden/>
              </w:rPr>
              <w:fldChar w:fldCharType="end"/>
            </w:r>
          </w:hyperlink>
        </w:p>
        <w:p w14:paraId="48B81AD1" w14:textId="77777777" w:rsidR="00B42315" w:rsidRDefault="00B42315" w:rsidP="00B42315">
          <w:pPr>
            <w:pStyle w:val="TM2"/>
            <w:rPr>
              <w:bCs/>
              <w:kern w:val="2"/>
              <w:lang w:eastAsia="fr-FR"/>
              <w14:ligatures w14:val="standardContextual"/>
            </w:rPr>
          </w:pPr>
          <w:hyperlink w:anchor="_Toc210722679" w:history="1">
            <w:r w:rsidRPr="00655168">
              <w:rPr>
                <w:rStyle w:val="Lienhypertexte"/>
              </w:rPr>
              <w:t>La casse « snake_case »</w:t>
            </w:r>
            <w:r>
              <w:rPr>
                <w:webHidden/>
              </w:rPr>
              <w:tab/>
            </w:r>
            <w:r>
              <w:rPr>
                <w:webHidden/>
              </w:rPr>
              <w:fldChar w:fldCharType="begin"/>
            </w:r>
            <w:r>
              <w:rPr>
                <w:webHidden/>
              </w:rPr>
              <w:instrText xml:space="preserve"> PAGEREF _Toc210722679 \h </w:instrText>
            </w:r>
            <w:r>
              <w:rPr>
                <w:webHidden/>
              </w:rPr>
            </w:r>
            <w:r>
              <w:rPr>
                <w:webHidden/>
              </w:rPr>
              <w:fldChar w:fldCharType="separate"/>
            </w:r>
            <w:r>
              <w:rPr>
                <w:webHidden/>
              </w:rPr>
              <w:t>16</w:t>
            </w:r>
            <w:r>
              <w:rPr>
                <w:webHidden/>
              </w:rPr>
              <w:fldChar w:fldCharType="end"/>
            </w:r>
          </w:hyperlink>
        </w:p>
        <w:p w14:paraId="59E99260" w14:textId="77777777" w:rsidR="00B42315" w:rsidRDefault="00B42315" w:rsidP="00B42315">
          <w:pPr>
            <w:pStyle w:val="TM2"/>
            <w:rPr>
              <w:bCs/>
              <w:kern w:val="2"/>
              <w:lang w:eastAsia="fr-FR"/>
              <w14:ligatures w14:val="standardContextual"/>
            </w:rPr>
          </w:pPr>
          <w:hyperlink w:anchor="_Toc210722680" w:history="1">
            <w:r w:rsidRPr="00655168">
              <w:rPr>
                <w:rStyle w:val="Lienhypertexte"/>
              </w:rPr>
              <w:t>Secrets, variables Github et responsabilités</w:t>
            </w:r>
            <w:r>
              <w:rPr>
                <w:webHidden/>
              </w:rPr>
              <w:tab/>
            </w:r>
            <w:r>
              <w:rPr>
                <w:webHidden/>
              </w:rPr>
              <w:fldChar w:fldCharType="begin"/>
            </w:r>
            <w:r>
              <w:rPr>
                <w:webHidden/>
              </w:rPr>
              <w:instrText xml:space="preserve"> PAGEREF _Toc210722680 \h </w:instrText>
            </w:r>
            <w:r>
              <w:rPr>
                <w:webHidden/>
              </w:rPr>
            </w:r>
            <w:r>
              <w:rPr>
                <w:webHidden/>
              </w:rPr>
              <w:fldChar w:fldCharType="separate"/>
            </w:r>
            <w:r>
              <w:rPr>
                <w:webHidden/>
              </w:rPr>
              <w:t>17</w:t>
            </w:r>
            <w:r>
              <w:rPr>
                <w:webHidden/>
              </w:rPr>
              <w:fldChar w:fldCharType="end"/>
            </w:r>
          </w:hyperlink>
        </w:p>
        <w:p w14:paraId="70A14D88" w14:textId="77777777" w:rsidR="00B42315" w:rsidRDefault="00B42315" w:rsidP="00B42315">
          <w:pPr>
            <w:pStyle w:val="TM2"/>
            <w:rPr>
              <w:bCs/>
              <w:kern w:val="2"/>
              <w:lang w:eastAsia="fr-FR"/>
              <w14:ligatures w14:val="standardContextual"/>
            </w:rPr>
          </w:pPr>
          <w:hyperlink w:anchor="_Toc210722681" w:history="1">
            <w:r w:rsidRPr="00655168">
              <w:rPr>
                <w:rStyle w:val="Lienhypertexte"/>
              </w:rPr>
              <w:t>Java</w:t>
            </w:r>
            <w:r>
              <w:rPr>
                <w:webHidden/>
              </w:rPr>
              <w:tab/>
            </w:r>
            <w:r>
              <w:rPr>
                <w:webHidden/>
              </w:rPr>
              <w:fldChar w:fldCharType="begin"/>
            </w:r>
            <w:r>
              <w:rPr>
                <w:webHidden/>
              </w:rPr>
              <w:instrText xml:space="preserve"> PAGEREF _Toc210722681 \h </w:instrText>
            </w:r>
            <w:r>
              <w:rPr>
                <w:webHidden/>
              </w:rPr>
            </w:r>
            <w:r>
              <w:rPr>
                <w:webHidden/>
              </w:rPr>
              <w:fldChar w:fldCharType="separate"/>
            </w:r>
            <w:r>
              <w:rPr>
                <w:webHidden/>
              </w:rPr>
              <w:t>17</w:t>
            </w:r>
            <w:r>
              <w:rPr>
                <w:webHidden/>
              </w:rPr>
              <w:fldChar w:fldCharType="end"/>
            </w:r>
          </w:hyperlink>
        </w:p>
        <w:p w14:paraId="77284061" w14:textId="77777777" w:rsidR="00B42315" w:rsidRDefault="00B42315" w:rsidP="00B42315">
          <w:pPr>
            <w:pStyle w:val="TM2"/>
            <w:rPr>
              <w:bCs/>
              <w:kern w:val="2"/>
              <w:lang w:eastAsia="fr-FR"/>
              <w14:ligatures w14:val="standardContextual"/>
            </w:rPr>
          </w:pPr>
          <w:hyperlink w:anchor="_Toc210722682" w:history="1">
            <w:r w:rsidRPr="00655168">
              <w:rPr>
                <w:rStyle w:val="Lienhypertexte"/>
              </w:rPr>
              <w:t>CI/CD</w:t>
            </w:r>
            <w:r>
              <w:rPr>
                <w:webHidden/>
              </w:rPr>
              <w:tab/>
            </w:r>
            <w:r>
              <w:rPr>
                <w:webHidden/>
              </w:rPr>
              <w:fldChar w:fldCharType="begin"/>
            </w:r>
            <w:r>
              <w:rPr>
                <w:webHidden/>
              </w:rPr>
              <w:instrText xml:space="preserve"> PAGEREF _Toc210722682 \h </w:instrText>
            </w:r>
            <w:r>
              <w:rPr>
                <w:webHidden/>
              </w:rPr>
            </w:r>
            <w:r>
              <w:rPr>
                <w:webHidden/>
              </w:rPr>
              <w:fldChar w:fldCharType="separate"/>
            </w:r>
            <w:r>
              <w:rPr>
                <w:webHidden/>
              </w:rPr>
              <w:t>17</w:t>
            </w:r>
            <w:r>
              <w:rPr>
                <w:webHidden/>
              </w:rPr>
              <w:fldChar w:fldCharType="end"/>
            </w:r>
          </w:hyperlink>
        </w:p>
        <w:p w14:paraId="5E3AD1AE" w14:textId="77777777" w:rsidR="00B42315" w:rsidRDefault="00B42315" w:rsidP="00B42315">
          <w:pPr>
            <w:pStyle w:val="TM2"/>
            <w:rPr>
              <w:bCs/>
              <w:kern w:val="2"/>
              <w:lang w:eastAsia="fr-FR"/>
              <w14:ligatures w14:val="standardContextual"/>
            </w:rPr>
          </w:pPr>
          <w:hyperlink w:anchor="_Toc210722683" w:history="1">
            <w:r w:rsidRPr="00655168">
              <w:rPr>
                <w:rStyle w:val="Lienhypertexte"/>
              </w:rPr>
              <w:t>Runtime Manager</w:t>
            </w:r>
            <w:r>
              <w:rPr>
                <w:webHidden/>
              </w:rPr>
              <w:tab/>
            </w:r>
            <w:r>
              <w:rPr>
                <w:webHidden/>
              </w:rPr>
              <w:fldChar w:fldCharType="begin"/>
            </w:r>
            <w:r>
              <w:rPr>
                <w:webHidden/>
              </w:rPr>
              <w:instrText xml:space="preserve"> PAGEREF _Toc210722683 \h </w:instrText>
            </w:r>
            <w:r>
              <w:rPr>
                <w:webHidden/>
              </w:rPr>
            </w:r>
            <w:r>
              <w:rPr>
                <w:webHidden/>
              </w:rPr>
              <w:fldChar w:fldCharType="separate"/>
            </w:r>
            <w:r>
              <w:rPr>
                <w:webHidden/>
              </w:rPr>
              <w:t>18</w:t>
            </w:r>
            <w:r>
              <w:rPr>
                <w:webHidden/>
              </w:rPr>
              <w:fldChar w:fldCharType="end"/>
            </w:r>
          </w:hyperlink>
        </w:p>
        <w:p w14:paraId="118AF793" w14:textId="77777777" w:rsidR="00B42315" w:rsidRDefault="00B42315" w:rsidP="00B42315">
          <w:pPr>
            <w:pStyle w:val="TM3"/>
            <w:rPr>
              <w:b/>
              <w:kern w:val="2"/>
              <w:sz w:val="24"/>
              <w:szCs w:val="24"/>
              <w:lang w:eastAsia="fr-FR"/>
              <w14:ligatures w14:val="standardContextual"/>
            </w:rPr>
          </w:pPr>
          <w:hyperlink w:anchor="_Toc210722684" w:history="1">
            <w:r w:rsidRPr="00655168">
              <w:rPr>
                <w:rStyle w:val="Lienhypertexte"/>
                <w:smallCaps/>
              </w:rPr>
              <w:t>Version du Runtime et de Java</w:t>
            </w:r>
            <w:r>
              <w:rPr>
                <w:webHidden/>
              </w:rPr>
              <w:tab/>
            </w:r>
            <w:r>
              <w:rPr>
                <w:webHidden/>
              </w:rPr>
              <w:fldChar w:fldCharType="begin"/>
            </w:r>
            <w:r>
              <w:rPr>
                <w:webHidden/>
              </w:rPr>
              <w:instrText xml:space="preserve"> PAGEREF _Toc210722684 \h </w:instrText>
            </w:r>
            <w:r>
              <w:rPr>
                <w:webHidden/>
              </w:rPr>
            </w:r>
            <w:r>
              <w:rPr>
                <w:webHidden/>
              </w:rPr>
              <w:fldChar w:fldCharType="separate"/>
            </w:r>
            <w:r>
              <w:rPr>
                <w:webHidden/>
              </w:rPr>
              <w:t>18</w:t>
            </w:r>
            <w:r>
              <w:rPr>
                <w:webHidden/>
              </w:rPr>
              <w:fldChar w:fldCharType="end"/>
            </w:r>
          </w:hyperlink>
        </w:p>
        <w:p w14:paraId="1B488371" w14:textId="77777777" w:rsidR="00B42315" w:rsidRDefault="00B42315" w:rsidP="00B42315">
          <w:pPr>
            <w:pStyle w:val="TM1"/>
            <w:tabs>
              <w:tab w:val="right" w:leader="dot" w:pos="9062"/>
            </w:tabs>
            <w:rPr>
              <w:b/>
              <w:bCs/>
              <w:iCs/>
              <w:kern w:val="2"/>
              <w:sz w:val="24"/>
              <w:lang w:eastAsia="fr-FR"/>
              <w14:ligatures w14:val="standardContextual"/>
            </w:rPr>
          </w:pPr>
          <w:hyperlink w:anchor="_Toc210722685" w:history="1">
            <w:r w:rsidRPr="00655168">
              <w:rPr>
                <w:rStyle w:val="Lienhypertexte"/>
              </w:rPr>
              <w:t>Authentification AAD</w:t>
            </w:r>
            <w:r>
              <w:rPr>
                <w:webHidden/>
              </w:rPr>
              <w:tab/>
            </w:r>
            <w:r>
              <w:rPr>
                <w:webHidden/>
              </w:rPr>
              <w:fldChar w:fldCharType="begin"/>
            </w:r>
            <w:r>
              <w:rPr>
                <w:webHidden/>
              </w:rPr>
              <w:instrText xml:space="preserve"> PAGEREF _Toc210722685 \h </w:instrText>
            </w:r>
            <w:r>
              <w:rPr>
                <w:webHidden/>
              </w:rPr>
            </w:r>
            <w:r>
              <w:rPr>
                <w:webHidden/>
              </w:rPr>
              <w:fldChar w:fldCharType="separate"/>
            </w:r>
            <w:r>
              <w:rPr>
                <w:webHidden/>
              </w:rPr>
              <w:t>19</w:t>
            </w:r>
            <w:r>
              <w:rPr>
                <w:webHidden/>
              </w:rPr>
              <w:fldChar w:fldCharType="end"/>
            </w:r>
          </w:hyperlink>
        </w:p>
        <w:p w14:paraId="47E75301" w14:textId="77777777" w:rsidR="00B42315" w:rsidRDefault="00B42315" w:rsidP="00B42315">
          <w:pPr>
            <w:pStyle w:val="TM2"/>
            <w:rPr>
              <w:bCs/>
              <w:kern w:val="2"/>
              <w:lang w:eastAsia="fr-FR"/>
              <w14:ligatures w14:val="standardContextual"/>
            </w:rPr>
          </w:pPr>
          <w:hyperlink w:anchor="_Toc210722686" w:history="1">
            <w:r w:rsidRPr="00655168">
              <w:rPr>
                <w:rStyle w:val="Lienhypertexte"/>
              </w:rPr>
              <w:t>Client ID</w:t>
            </w:r>
            <w:r>
              <w:rPr>
                <w:webHidden/>
              </w:rPr>
              <w:tab/>
            </w:r>
            <w:r>
              <w:rPr>
                <w:webHidden/>
              </w:rPr>
              <w:fldChar w:fldCharType="begin"/>
            </w:r>
            <w:r>
              <w:rPr>
                <w:webHidden/>
              </w:rPr>
              <w:instrText xml:space="preserve"> PAGEREF _Toc210722686 \h </w:instrText>
            </w:r>
            <w:r>
              <w:rPr>
                <w:webHidden/>
              </w:rPr>
            </w:r>
            <w:r>
              <w:rPr>
                <w:webHidden/>
              </w:rPr>
              <w:fldChar w:fldCharType="separate"/>
            </w:r>
            <w:r>
              <w:rPr>
                <w:webHidden/>
              </w:rPr>
              <w:t>19</w:t>
            </w:r>
            <w:r>
              <w:rPr>
                <w:webHidden/>
              </w:rPr>
              <w:fldChar w:fldCharType="end"/>
            </w:r>
          </w:hyperlink>
        </w:p>
        <w:p w14:paraId="106815BF" w14:textId="77777777" w:rsidR="00B42315" w:rsidRDefault="00B42315" w:rsidP="00B42315">
          <w:pPr>
            <w:pStyle w:val="TM2"/>
            <w:rPr>
              <w:bCs/>
              <w:kern w:val="2"/>
              <w:lang w:eastAsia="fr-FR"/>
              <w14:ligatures w14:val="standardContextual"/>
            </w:rPr>
          </w:pPr>
          <w:hyperlink w:anchor="_Toc210722687" w:history="1">
            <w:r w:rsidRPr="00655168">
              <w:rPr>
                <w:rStyle w:val="Lienhypertexte"/>
              </w:rPr>
              <w:t>Client Secret</w:t>
            </w:r>
            <w:r>
              <w:rPr>
                <w:webHidden/>
              </w:rPr>
              <w:tab/>
            </w:r>
            <w:r>
              <w:rPr>
                <w:webHidden/>
              </w:rPr>
              <w:fldChar w:fldCharType="begin"/>
            </w:r>
            <w:r>
              <w:rPr>
                <w:webHidden/>
              </w:rPr>
              <w:instrText xml:space="preserve"> PAGEREF _Toc210722687 \h </w:instrText>
            </w:r>
            <w:r>
              <w:rPr>
                <w:webHidden/>
              </w:rPr>
            </w:r>
            <w:r>
              <w:rPr>
                <w:webHidden/>
              </w:rPr>
              <w:fldChar w:fldCharType="separate"/>
            </w:r>
            <w:r>
              <w:rPr>
                <w:webHidden/>
              </w:rPr>
              <w:t>19</w:t>
            </w:r>
            <w:r>
              <w:rPr>
                <w:webHidden/>
              </w:rPr>
              <w:fldChar w:fldCharType="end"/>
            </w:r>
          </w:hyperlink>
        </w:p>
        <w:p w14:paraId="041705B3" w14:textId="77777777" w:rsidR="00B42315" w:rsidRDefault="00B42315" w:rsidP="00B42315">
          <w:pPr>
            <w:pStyle w:val="TM2"/>
            <w:rPr>
              <w:bCs/>
              <w:kern w:val="2"/>
              <w:lang w:eastAsia="fr-FR"/>
              <w14:ligatures w14:val="standardContextual"/>
            </w:rPr>
          </w:pPr>
          <w:hyperlink w:anchor="_Toc210722688" w:history="1">
            <w:r w:rsidRPr="00655168">
              <w:rPr>
                <w:rStyle w:val="Lienhypertexte"/>
              </w:rPr>
              <w:t>Scope</w:t>
            </w:r>
            <w:r>
              <w:rPr>
                <w:webHidden/>
              </w:rPr>
              <w:tab/>
            </w:r>
            <w:r>
              <w:rPr>
                <w:webHidden/>
              </w:rPr>
              <w:fldChar w:fldCharType="begin"/>
            </w:r>
            <w:r>
              <w:rPr>
                <w:webHidden/>
              </w:rPr>
              <w:instrText xml:space="preserve"> PAGEREF _Toc210722688 \h </w:instrText>
            </w:r>
            <w:r>
              <w:rPr>
                <w:webHidden/>
              </w:rPr>
            </w:r>
            <w:r>
              <w:rPr>
                <w:webHidden/>
              </w:rPr>
              <w:fldChar w:fldCharType="separate"/>
            </w:r>
            <w:r>
              <w:rPr>
                <w:webHidden/>
              </w:rPr>
              <w:t>19</w:t>
            </w:r>
            <w:r>
              <w:rPr>
                <w:webHidden/>
              </w:rPr>
              <w:fldChar w:fldCharType="end"/>
            </w:r>
          </w:hyperlink>
        </w:p>
        <w:p w14:paraId="0242582E" w14:textId="77777777" w:rsidR="00B42315" w:rsidRDefault="00B42315" w:rsidP="00B42315">
          <w:pPr>
            <w:pStyle w:val="TM2"/>
            <w:rPr>
              <w:bCs/>
              <w:kern w:val="2"/>
              <w:lang w:eastAsia="fr-FR"/>
              <w14:ligatures w14:val="standardContextual"/>
            </w:rPr>
          </w:pPr>
          <w:hyperlink w:anchor="_Toc210722689" w:history="1">
            <w:r w:rsidRPr="00655168">
              <w:rPr>
                <w:rStyle w:val="Lienhypertexte"/>
              </w:rPr>
              <w:t>Tenant</w:t>
            </w:r>
            <w:r>
              <w:rPr>
                <w:webHidden/>
              </w:rPr>
              <w:tab/>
            </w:r>
            <w:r>
              <w:rPr>
                <w:webHidden/>
              </w:rPr>
              <w:fldChar w:fldCharType="begin"/>
            </w:r>
            <w:r>
              <w:rPr>
                <w:webHidden/>
              </w:rPr>
              <w:instrText xml:space="preserve"> PAGEREF _Toc210722689 \h </w:instrText>
            </w:r>
            <w:r>
              <w:rPr>
                <w:webHidden/>
              </w:rPr>
            </w:r>
            <w:r>
              <w:rPr>
                <w:webHidden/>
              </w:rPr>
              <w:fldChar w:fldCharType="separate"/>
            </w:r>
            <w:r>
              <w:rPr>
                <w:webHidden/>
              </w:rPr>
              <w:t>19</w:t>
            </w:r>
            <w:r>
              <w:rPr>
                <w:webHidden/>
              </w:rPr>
              <w:fldChar w:fldCharType="end"/>
            </w:r>
          </w:hyperlink>
        </w:p>
        <w:p w14:paraId="463DA05F" w14:textId="77777777" w:rsidR="00B42315" w:rsidRDefault="00B42315" w:rsidP="00B42315">
          <w:pPr>
            <w:pStyle w:val="TM1"/>
            <w:tabs>
              <w:tab w:val="right" w:leader="dot" w:pos="9062"/>
            </w:tabs>
            <w:rPr>
              <w:b/>
              <w:bCs/>
              <w:iCs/>
              <w:kern w:val="2"/>
              <w:sz w:val="24"/>
              <w:lang w:eastAsia="fr-FR"/>
              <w14:ligatures w14:val="standardContextual"/>
            </w:rPr>
          </w:pPr>
          <w:hyperlink w:anchor="_Toc210722690" w:history="1">
            <w:r w:rsidRPr="00655168">
              <w:rPr>
                <w:rStyle w:val="Lienhypertexte"/>
              </w:rPr>
              <w:t>Sécurisation des APIs</w:t>
            </w:r>
            <w:r>
              <w:rPr>
                <w:webHidden/>
              </w:rPr>
              <w:tab/>
            </w:r>
            <w:r>
              <w:rPr>
                <w:webHidden/>
              </w:rPr>
              <w:fldChar w:fldCharType="begin"/>
            </w:r>
            <w:r>
              <w:rPr>
                <w:webHidden/>
              </w:rPr>
              <w:instrText xml:space="preserve"> PAGEREF _Toc210722690 \h </w:instrText>
            </w:r>
            <w:r>
              <w:rPr>
                <w:webHidden/>
              </w:rPr>
            </w:r>
            <w:r>
              <w:rPr>
                <w:webHidden/>
              </w:rPr>
              <w:fldChar w:fldCharType="separate"/>
            </w:r>
            <w:r>
              <w:rPr>
                <w:webHidden/>
              </w:rPr>
              <w:t>20</w:t>
            </w:r>
            <w:r>
              <w:rPr>
                <w:webHidden/>
              </w:rPr>
              <w:fldChar w:fldCharType="end"/>
            </w:r>
          </w:hyperlink>
        </w:p>
        <w:p w14:paraId="453E372D" w14:textId="77777777" w:rsidR="00B42315" w:rsidRDefault="00B42315" w:rsidP="00B42315">
          <w:pPr>
            <w:pStyle w:val="TM2"/>
            <w:rPr>
              <w:bCs/>
              <w:kern w:val="2"/>
              <w:lang w:eastAsia="fr-FR"/>
              <w14:ligatures w14:val="standardContextual"/>
            </w:rPr>
          </w:pPr>
          <w:hyperlink w:anchor="_Toc210722691" w:history="1">
            <w:r w:rsidRPr="00655168">
              <w:rPr>
                <w:rStyle w:val="Lienhypertexte"/>
              </w:rPr>
              <w:t>Les policies</w:t>
            </w:r>
            <w:r>
              <w:rPr>
                <w:webHidden/>
              </w:rPr>
              <w:tab/>
            </w:r>
            <w:r>
              <w:rPr>
                <w:webHidden/>
              </w:rPr>
              <w:fldChar w:fldCharType="begin"/>
            </w:r>
            <w:r>
              <w:rPr>
                <w:webHidden/>
              </w:rPr>
              <w:instrText xml:space="preserve"> PAGEREF _Toc210722691 \h </w:instrText>
            </w:r>
            <w:r>
              <w:rPr>
                <w:webHidden/>
              </w:rPr>
            </w:r>
            <w:r>
              <w:rPr>
                <w:webHidden/>
              </w:rPr>
              <w:fldChar w:fldCharType="separate"/>
            </w:r>
            <w:r>
              <w:rPr>
                <w:webHidden/>
              </w:rPr>
              <w:t>20</w:t>
            </w:r>
            <w:r>
              <w:rPr>
                <w:webHidden/>
              </w:rPr>
              <w:fldChar w:fldCharType="end"/>
            </w:r>
          </w:hyperlink>
        </w:p>
        <w:p w14:paraId="7ED7A1F2" w14:textId="77777777" w:rsidR="00B42315" w:rsidRDefault="00B42315" w:rsidP="00B42315">
          <w:pPr>
            <w:pStyle w:val="TM2"/>
            <w:rPr>
              <w:bCs/>
              <w:kern w:val="2"/>
              <w:lang w:eastAsia="fr-FR"/>
              <w14:ligatures w14:val="standardContextual"/>
            </w:rPr>
          </w:pPr>
          <w:hyperlink w:anchor="_Toc210722692" w:history="1">
            <w:r w:rsidRPr="00655168">
              <w:rPr>
                <w:rStyle w:val="Lienhypertexte"/>
              </w:rPr>
              <w:t>Les contrats</w:t>
            </w:r>
            <w:r>
              <w:rPr>
                <w:webHidden/>
              </w:rPr>
              <w:tab/>
            </w:r>
            <w:r>
              <w:rPr>
                <w:webHidden/>
              </w:rPr>
              <w:fldChar w:fldCharType="begin"/>
            </w:r>
            <w:r>
              <w:rPr>
                <w:webHidden/>
              </w:rPr>
              <w:instrText xml:space="preserve"> PAGEREF _Toc210722692 \h </w:instrText>
            </w:r>
            <w:r>
              <w:rPr>
                <w:webHidden/>
              </w:rPr>
            </w:r>
            <w:r>
              <w:rPr>
                <w:webHidden/>
              </w:rPr>
              <w:fldChar w:fldCharType="separate"/>
            </w:r>
            <w:r>
              <w:rPr>
                <w:webHidden/>
              </w:rPr>
              <w:t>20</w:t>
            </w:r>
            <w:r>
              <w:rPr>
                <w:webHidden/>
              </w:rPr>
              <w:fldChar w:fldCharType="end"/>
            </w:r>
          </w:hyperlink>
        </w:p>
        <w:p w14:paraId="316CB0A2" w14:textId="77777777" w:rsidR="00B42315" w:rsidRDefault="00B42315" w:rsidP="00B42315">
          <w:pPr>
            <w:pStyle w:val="TM2"/>
            <w:rPr>
              <w:bCs/>
              <w:kern w:val="2"/>
              <w:lang w:eastAsia="fr-FR"/>
              <w14:ligatures w14:val="standardContextual"/>
            </w:rPr>
          </w:pPr>
          <w:hyperlink w:anchor="_Toc210722693" w:history="1">
            <w:r w:rsidRPr="00655168">
              <w:rPr>
                <w:rStyle w:val="Lienhypertexte"/>
              </w:rPr>
              <w:t>Les applications Azure</w:t>
            </w:r>
            <w:r>
              <w:rPr>
                <w:webHidden/>
              </w:rPr>
              <w:tab/>
            </w:r>
            <w:r>
              <w:rPr>
                <w:webHidden/>
              </w:rPr>
              <w:fldChar w:fldCharType="begin"/>
            </w:r>
            <w:r>
              <w:rPr>
                <w:webHidden/>
              </w:rPr>
              <w:instrText xml:space="preserve"> PAGEREF _Toc210722693 \h </w:instrText>
            </w:r>
            <w:r>
              <w:rPr>
                <w:webHidden/>
              </w:rPr>
            </w:r>
            <w:r>
              <w:rPr>
                <w:webHidden/>
              </w:rPr>
              <w:fldChar w:fldCharType="separate"/>
            </w:r>
            <w:r>
              <w:rPr>
                <w:webHidden/>
              </w:rPr>
              <w:t>21</w:t>
            </w:r>
            <w:r>
              <w:rPr>
                <w:webHidden/>
              </w:rPr>
              <w:fldChar w:fldCharType="end"/>
            </w:r>
          </w:hyperlink>
        </w:p>
        <w:p w14:paraId="31C10A19" w14:textId="77777777" w:rsidR="00B42315" w:rsidRDefault="00B42315" w:rsidP="00B42315">
          <w:pPr>
            <w:pStyle w:val="TM1"/>
            <w:tabs>
              <w:tab w:val="right" w:leader="dot" w:pos="9062"/>
            </w:tabs>
            <w:rPr>
              <w:b/>
              <w:bCs/>
              <w:iCs/>
              <w:kern w:val="2"/>
              <w:sz w:val="24"/>
              <w:lang w:eastAsia="fr-FR"/>
              <w14:ligatures w14:val="standardContextual"/>
            </w:rPr>
          </w:pPr>
          <w:hyperlink w:anchor="_Toc210722694" w:history="1">
            <w:r w:rsidRPr="00655168">
              <w:rPr>
                <w:rStyle w:val="Lienhypertexte"/>
              </w:rPr>
              <w:t>Gestion des multi-versions d’API</w:t>
            </w:r>
            <w:r>
              <w:rPr>
                <w:webHidden/>
              </w:rPr>
              <w:tab/>
            </w:r>
            <w:r>
              <w:rPr>
                <w:webHidden/>
              </w:rPr>
              <w:fldChar w:fldCharType="begin"/>
            </w:r>
            <w:r>
              <w:rPr>
                <w:webHidden/>
              </w:rPr>
              <w:instrText xml:space="preserve"> PAGEREF _Toc210722694 \h </w:instrText>
            </w:r>
            <w:r>
              <w:rPr>
                <w:webHidden/>
              </w:rPr>
            </w:r>
            <w:r>
              <w:rPr>
                <w:webHidden/>
              </w:rPr>
              <w:fldChar w:fldCharType="separate"/>
            </w:r>
            <w:r>
              <w:rPr>
                <w:webHidden/>
              </w:rPr>
              <w:t>22</w:t>
            </w:r>
            <w:r>
              <w:rPr>
                <w:webHidden/>
              </w:rPr>
              <w:fldChar w:fldCharType="end"/>
            </w:r>
          </w:hyperlink>
        </w:p>
        <w:p w14:paraId="55AD335A" w14:textId="77777777" w:rsidR="00B42315" w:rsidRDefault="00B42315" w:rsidP="00B42315">
          <w:pPr>
            <w:pStyle w:val="TM1"/>
            <w:tabs>
              <w:tab w:val="right" w:leader="dot" w:pos="9062"/>
            </w:tabs>
            <w:rPr>
              <w:b/>
              <w:bCs/>
              <w:iCs/>
              <w:kern w:val="2"/>
              <w:sz w:val="24"/>
              <w:lang w:eastAsia="fr-FR"/>
              <w14:ligatures w14:val="standardContextual"/>
            </w:rPr>
          </w:pPr>
          <w:hyperlink w:anchor="_Toc210722695" w:history="1">
            <w:r w:rsidRPr="00655168">
              <w:rPr>
                <w:rStyle w:val="Lienhypertexte"/>
              </w:rPr>
              <w:t>Workflow de la demande d’API</w:t>
            </w:r>
            <w:r>
              <w:rPr>
                <w:webHidden/>
              </w:rPr>
              <w:tab/>
            </w:r>
            <w:r>
              <w:rPr>
                <w:webHidden/>
              </w:rPr>
              <w:fldChar w:fldCharType="begin"/>
            </w:r>
            <w:r>
              <w:rPr>
                <w:webHidden/>
              </w:rPr>
              <w:instrText xml:space="preserve"> PAGEREF _Toc210722695 \h </w:instrText>
            </w:r>
            <w:r>
              <w:rPr>
                <w:webHidden/>
              </w:rPr>
            </w:r>
            <w:r>
              <w:rPr>
                <w:webHidden/>
              </w:rPr>
              <w:fldChar w:fldCharType="separate"/>
            </w:r>
            <w:r>
              <w:rPr>
                <w:webHidden/>
              </w:rPr>
              <w:t>23</w:t>
            </w:r>
            <w:r>
              <w:rPr>
                <w:webHidden/>
              </w:rPr>
              <w:fldChar w:fldCharType="end"/>
            </w:r>
          </w:hyperlink>
        </w:p>
        <w:p w14:paraId="7097EE77" w14:textId="77777777" w:rsidR="00B42315" w:rsidRDefault="00B42315" w:rsidP="00B42315">
          <w:pPr>
            <w:pStyle w:val="TM1"/>
            <w:tabs>
              <w:tab w:val="right" w:leader="dot" w:pos="9062"/>
            </w:tabs>
            <w:rPr>
              <w:b/>
              <w:bCs/>
              <w:iCs/>
              <w:kern w:val="2"/>
              <w:sz w:val="24"/>
              <w:lang w:eastAsia="fr-FR"/>
              <w14:ligatures w14:val="standardContextual"/>
            </w:rPr>
          </w:pPr>
          <w:hyperlink w:anchor="_Toc210722696" w:history="1">
            <w:r w:rsidRPr="00655168">
              <w:rPr>
                <w:rStyle w:val="Lienhypertexte"/>
              </w:rPr>
              <w:t>Déploiement en production</w:t>
            </w:r>
            <w:r>
              <w:rPr>
                <w:webHidden/>
              </w:rPr>
              <w:tab/>
            </w:r>
            <w:r>
              <w:rPr>
                <w:webHidden/>
              </w:rPr>
              <w:fldChar w:fldCharType="begin"/>
            </w:r>
            <w:r>
              <w:rPr>
                <w:webHidden/>
              </w:rPr>
              <w:instrText xml:space="preserve"> PAGEREF _Toc210722696 \h </w:instrText>
            </w:r>
            <w:r>
              <w:rPr>
                <w:webHidden/>
              </w:rPr>
            </w:r>
            <w:r>
              <w:rPr>
                <w:webHidden/>
              </w:rPr>
              <w:fldChar w:fldCharType="separate"/>
            </w:r>
            <w:r>
              <w:rPr>
                <w:webHidden/>
              </w:rPr>
              <w:t>24</w:t>
            </w:r>
            <w:r>
              <w:rPr>
                <w:webHidden/>
              </w:rPr>
              <w:fldChar w:fldCharType="end"/>
            </w:r>
          </w:hyperlink>
        </w:p>
        <w:p w14:paraId="0FA44538" w14:textId="77777777" w:rsidR="00B42315" w:rsidRPr="00A0274B" w:rsidRDefault="00B42315" w:rsidP="00B42315">
          <w:pPr>
            <w:jc w:val="both"/>
          </w:pPr>
          <w:r>
            <w:rPr>
              <w:rFonts w:cstheme="minorHAnsi"/>
              <w:b/>
              <w:bCs/>
              <w:iCs/>
              <w:color w:val="A28E6A" w:themeColor="accent3"/>
              <w:sz w:val="28"/>
            </w:rPr>
            <w:fldChar w:fldCharType="end"/>
          </w:r>
        </w:p>
      </w:sdtContent>
    </w:sdt>
    <w:p w14:paraId="2C001DBB" w14:textId="77777777" w:rsidR="00B42315" w:rsidRPr="004C69AC" w:rsidRDefault="00B42315" w:rsidP="00B42315">
      <w:pPr>
        <w:jc w:val="both"/>
      </w:pPr>
    </w:p>
    <w:p w14:paraId="1B81651B" w14:textId="77777777" w:rsidR="00B42315" w:rsidRPr="0021666B" w:rsidRDefault="00B42315" w:rsidP="00B42315">
      <w:pPr>
        <w:pStyle w:val="Titre1"/>
        <w:rPr>
          <w:sz w:val="24"/>
          <w:szCs w:val="24"/>
        </w:rPr>
      </w:pPr>
      <w:r>
        <w:br w:type="page"/>
      </w:r>
    </w:p>
    <w:p w14:paraId="4E106BF0" w14:textId="77777777" w:rsidR="00B42315" w:rsidRDefault="00B42315" w:rsidP="00B42315">
      <w:pPr>
        <w:pStyle w:val="Titre1"/>
        <w:rPr>
          <w:ins w:id="1" w:author="HUMEAU, Xavier" w:date="2025-04-03T14:55:00Z" w16du:dateUtc="2025-04-03T12:55:00Z"/>
        </w:rPr>
      </w:pPr>
      <w:bookmarkStart w:id="2" w:name="_Toc210722645"/>
      <w:ins w:id="3" w:author="HUMEAU, Xavier" w:date="2025-04-03T14:55:00Z" w16du:dateUtc="2025-04-03T12:55:00Z">
        <w:r>
          <w:lastRenderedPageBreak/>
          <w:t>Mises à jour / Nouveautés</w:t>
        </w:r>
        <w:bookmarkEnd w:id="2"/>
      </w:ins>
    </w:p>
    <w:p w14:paraId="6709B9B1" w14:textId="77777777" w:rsidR="00B42315" w:rsidRDefault="00B42315" w:rsidP="00B42315">
      <w:pPr>
        <w:rPr>
          <w:ins w:id="4" w:author="HUMEAU, Xavier" w:date="2025-04-03T14:55:00Z" w16du:dateUtc="2025-04-03T12:55:00Z"/>
        </w:rPr>
      </w:pPr>
    </w:p>
    <w:p w14:paraId="7B259D87" w14:textId="77777777" w:rsidR="00B42315" w:rsidRPr="00F250F2" w:rsidRDefault="00B42315" w:rsidP="00B42315">
      <w:pPr>
        <w:pStyle w:val="Titre3"/>
        <w:spacing w:before="0"/>
        <w:rPr>
          <w:ins w:id="5" w:author="HUMEAU, Xavier" w:date="2025-04-03T14:55:00Z" w16du:dateUtc="2025-04-03T12:55:00Z"/>
          <w:rStyle w:val="Rfrencelgre"/>
        </w:rPr>
      </w:pPr>
      <w:bookmarkStart w:id="6" w:name="_Toc210722646"/>
      <w:ins w:id="7" w:author="HUMEAU, Xavier" w:date="2025-04-03T14:56:00Z" w16du:dateUtc="2025-04-03T12:56:00Z">
        <w:r>
          <w:rPr>
            <w:rStyle w:val="Rfrencelgre"/>
          </w:rPr>
          <w:t>Evolutions actées et à consolider dans la documentation</w:t>
        </w:r>
      </w:ins>
      <w:bookmarkEnd w:id="6"/>
    </w:p>
    <w:p w14:paraId="6D194943" w14:textId="77777777" w:rsidR="00B42315" w:rsidRDefault="00B42315" w:rsidP="00B42315">
      <w:pPr>
        <w:jc w:val="both"/>
        <w:rPr>
          <w:ins w:id="8" w:author="HUMEAU, Xavier" w:date="2025-04-03T14:56:00Z" w16du:dateUtc="2025-04-03T12:56:00Z"/>
        </w:rPr>
      </w:pPr>
    </w:p>
    <w:p w14:paraId="7E1C8E0A" w14:textId="77777777" w:rsidR="00B42315" w:rsidRPr="00567AD6" w:rsidRDefault="00B42315" w:rsidP="00B42315">
      <w:pPr>
        <w:pStyle w:val="Paragraphedeliste"/>
        <w:numPr>
          <w:ilvl w:val="0"/>
          <w:numId w:val="85"/>
        </w:numPr>
        <w:spacing w:after="0" w:line="274" w:lineRule="auto"/>
        <w:jc w:val="both"/>
        <w:rPr>
          <w:ins w:id="9" w:author="HUMEAU, Xavier" w:date="2025-04-03T14:56:00Z" w16du:dateUtc="2025-04-03T12:56:00Z"/>
          <w:rFonts w:ascii="Calibri Light" w:hAnsi="Calibri Light" w:cs="Calibri Light"/>
        </w:rPr>
      </w:pPr>
      <w:r>
        <w:rPr>
          <w:rFonts w:ascii="Calibri Light" w:hAnsi="Calibri Light" w:cs="Calibri Light"/>
        </w:rPr>
        <w:t>Changement de la chaine CI/CD</w:t>
      </w:r>
    </w:p>
    <w:p w14:paraId="28821BD5" w14:textId="77777777" w:rsidR="00B42315" w:rsidRPr="00E3422A" w:rsidRDefault="00B42315" w:rsidP="00B42315">
      <w:pPr>
        <w:pStyle w:val="Paragraphedeliste"/>
        <w:numPr>
          <w:ilvl w:val="0"/>
          <w:numId w:val="85"/>
        </w:numPr>
        <w:spacing w:after="0" w:line="274" w:lineRule="auto"/>
        <w:jc w:val="both"/>
      </w:pPr>
      <w:ins w:id="10" w:author="HUMEAU, Xavier" w:date="2025-04-03T14:57:00Z" w16du:dateUtc="2025-04-03T12:57:00Z">
        <w:r w:rsidRPr="006F6396">
          <w:rPr>
            <w:rFonts w:ascii="Calibri Light" w:hAnsi="Calibri Light" w:cs="Calibri Light"/>
          </w:rPr>
          <w:t>Ne r</w:t>
        </w:r>
        <w:r>
          <w:rPr>
            <w:rFonts w:ascii="Calibri Light" w:hAnsi="Calibri Light" w:cs="Calibri Light"/>
          </w:rPr>
          <w:t>é</w:t>
        </w:r>
        <w:r w:rsidRPr="006F6396">
          <w:rPr>
            <w:rFonts w:ascii="Calibri Light" w:hAnsi="Calibri Light" w:cs="Calibri Light"/>
          </w:rPr>
          <w:t>clamer un TOKEN que lorsqu</w:t>
        </w:r>
        <w:r>
          <w:rPr>
            <w:rFonts w:ascii="Calibri Light" w:hAnsi="Calibri Light" w:cs="Calibri Light"/>
          </w:rPr>
          <w:t xml:space="preserve">e celui-ci </w:t>
        </w:r>
        <w:r w:rsidRPr="006F6396">
          <w:rPr>
            <w:rFonts w:ascii="Calibri Light" w:hAnsi="Calibri Light" w:cs="Calibri Light"/>
          </w:rPr>
          <w:t>est invalide</w:t>
        </w:r>
      </w:ins>
    </w:p>
    <w:p w14:paraId="22727A25" w14:textId="77777777" w:rsidR="00B42315" w:rsidRDefault="00B42315" w:rsidP="00B42315">
      <w:pPr>
        <w:pStyle w:val="Paragraphedeliste"/>
        <w:numPr>
          <w:ilvl w:val="0"/>
          <w:numId w:val="85"/>
        </w:numPr>
        <w:spacing w:after="0" w:line="274" w:lineRule="auto"/>
        <w:jc w:val="both"/>
        <w:rPr>
          <w:ins w:id="11" w:author="HUMEAU, Xavier" w:date="2025-04-03T14:55:00Z" w16du:dateUtc="2025-04-03T12:55:00Z"/>
        </w:rPr>
      </w:pPr>
      <w:ins w:id="12" w:author="HUMEAU, Xavier" w:date="2025-04-03T15:00:00Z" w16du:dateUtc="2025-04-03T13:00:00Z">
        <w:r>
          <w:rPr>
            <w:rFonts w:ascii="Calibri Light" w:hAnsi="Calibri Light" w:cs="Calibri Light"/>
          </w:rPr>
          <w:t xml:space="preserve">Nouveau logger </w:t>
        </w:r>
        <w:proofErr w:type="spellStart"/>
        <w:r>
          <w:rPr>
            <w:rFonts w:ascii="Calibri Light" w:hAnsi="Calibri Light" w:cs="Calibri Light"/>
          </w:rPr>
          <w:t>Mulesoft</w:t>
        </w:r>
      </w:ins>
      <w:proofErr w:type="spellEnd"/>
    </w:p>
    <w:p w14:paraId="1CC4A706" w14:textId="77777777" w:rsidR="00B42315" w:rsidRDefault="00B42315" w:rsidP="00B42315">
      <w:pPr>
        <w:rPr>
          <w:ins w:id="13" w:author="HUMEAU, Xavier" w:date="2025-04-03T14:59:00Z" w16du:dateUtc="2025-04-03T12:59:00Z"/>
        </w:rPr>
      </w:pPr>
    </w:p>
    <w:p w14:paraId="3F4852E4" w14:textId="77777777" w:rsidR="00B42315" w:rsidRPr="00F250F2" w:rsidRDefault="00B42315" w:rsidP="00B42315">
      <w:pPr>
        <w:pStyle w:val="Titre3"/>
        <w:spacing w:before="0"/>
        <w:rPr>
          <w:ins w:id="14" w:author="HUMEAU, Xavier" w:date="2025-04-03T14:59:00Z" w16du:dateUtc="2025-04-03T12:59:00Z"/>
          <w:rStyle w:val="Rfrencelgre"/>
        </w:rPr>
      </w:pPr>
      <w:bookmarkStart w:id="15" w:name="_Toc210722647"/>
      <w:ins w:id="16" w:author="HUMEAU, Xavier" w:date="2025-04-03T14:59:00Z" w16du:dateUtc="2025-04-03T12:59:00Z">
        <w:r>
          <w:rPr>
            <w:rStyle w:val="Rfrencelgre"/>
          </w:rPr>
          <w:t>A soumettre</w:t>
        </w:r>
        <w:bookmarkEnd w:id="15"/>
      </w:ins>
    </w:p>
    <w:p w14:paraId="54A0DA21" w14:textId="77777777" w:rsidR="00B42315" w:rsidRDefault="00B42315" w:rsidP="00B42315">
      <w:pPr>
        <w:jc w:val="both"/>
        <w:rPr>
          <w:ins w:id="17" w:author="HUMEAU, Xavier" w:date="2025-04-03T14:59:00Z" w16du:dateUtc="2025-04-03T12:59:00Z"/>
        </w:rPr>
      </w:pPr>
    </w:p>
    <w:p w14:paraId="39DD1402" w14:textId="77777777" w:rsidR="00B42315" w:rsidRPr="00F466D3" w:rsidRDefault="00B42315" w:rsidP="00B42315">
      <w:pPr>
        <w:pStyle w:val="Paragraphedeliste"/>
        <w:numPr>
          <w:ilvl w:val="0"/>
          <w:numId w:val="85"/>
        </w:numPr>
        <w:spacing w:after="0" w:line="274" w:lineRule="auto"/>
        <w:jc w:val="both"/>
      </w:pPr>
      <w:ins w:id="18" w:author="HUMEAU, Xavier" w:date="2025-04-03T15:00:00Z" w16du:dateUtc="2025-04-03T13:00:00Z">
        <w:r>
          <w:rPr>
            <w:rFonts w:ascii="Calibri Light" w:hAnsi="Calibri Light" w:cs="Calibri Light"/>
          </w:rPr>
          <w:t xml:space="preserve">Utilisation de blackbox.ai pour la revue des </w:t>
        </w:r>
        <w:proofErr w:type="spellStart"/>
        <w:r>
          <w:rPr>
            <w:rFonts w:ascii="Calibri Light" w:hAnsi="Calibri Light" w:cs="Calibri Light"/>
          </w:rPr>
          <w:t>transform</w:t>
        </w:r>
        <w:proofErr w:type="spellEnd"/>
        <w:r>
          <w:rPr>
            <w:rFonts w:ascii="Calibri Light" w:hAnsi="Calibri Light" w:cs="Calibri Light"/>
          </w:rPr>
          <w:t xml:space="preserve"> message</w:t>
        </w:r>
      </w:ins>
    </w:p>
    <w:p w14:paraId="71555968" w14:textId="77777777" w:rsidR="00B42315" w:rsidRPr="003365F6" w:rsidRDefault="00B42315" w:rsidP="00B42315">
      <w:pPr>
        <w:ind w:left="60"/>
        <w:jc w:val="both"/>
        <w:rPr>
          <w:ins w:id="19" w:author="HUMEAU, Xavier" w:date="2025-04-03T15:00:00Z" w16du:dateUtc="2025-04-03T13:00:00Z"/>
          <w:rPrChange w:id="20" w:author="HUMEAU, Xavier" w:date="2025-04-03T15:00:00Z" w16du:dateUtc="2025-04-03T13:00:00Z">
            <w:rPr>
              <w:ins w:id="21" w:author="HUMEAU, Xavier" w:date="2025-04-03T15:00:00Z" w16du:dateUtc="2025-04-03T13:00:00Z"/>
              <w:rFonts w:ascii="Calibri Light" w:hAnsi="Calibri Light" w:cs="Calibri Light"/>
            </w:rPr>
          </w:rPrChange>
        </w:rPr>
      </w:pPr>
    </w:p>
    <w:p w14:paraId="7253CBF6" w14:textId="77777777" w:rsidR="00B42315" w:rsidRPr="00F250F2" w:rsidRDefault="00B42315" w:rsidP="00B42315">
      <w:pPr>
        <w:pStyle w:val="Titre3"/>
        <w:spacing w:before="0"/>
        <w:rPr>
          <w:rStyle w:val="Rfrencelgre"/>
        </w:rPr>
      </w:pPr>
      <w:bookmarkStart w:id="22" w:name="_Toc210722651"/>
      <w:r>
        <w:rPr>
          <w:rStyle w:val="Rfrencelgre"/>
        </w:rPr>
        <w:t>Evolutions du document à venir (ou pas)</w:t>
      </w:r>
      <w:bookmarkEnd w:id="22"/>
    </w:p>
    <w:p w14:paraId="13C48CD6" w14:textId="77777777" w:rsidR="00B42315" w:rsidRDefault="00B42315" w:rsidP="00B42315">
      <w:pPr>
        <w:jc w:val="both"/>
        <w:rPr>
          <w:rFonts w:ascii="Calibri Light" w:hAnsi="Calibri Light" w:cs="Calibri Light"/>
        </w:rPr>
      </w:pPr>
    </w:p>
    <w:p w14:paraId="765BB9F1" w14:textId="77777777" w:rsidR="00B42315" w:rsidRDefault="00B42315" w:rsidP="00B42315">
      <w:pPr>
        <w:pStyle w:val="Paragraphedeliste"/>
        <w:numPr>
          <w:ilvl w:val="0"/>
          <w:numId w:val="85"/>
        </w:numPr>
        <w:spacing w:after="0" w:line="274" w:lineRule="auto"/>
        <w:jc w:val="both"/>
        <w:rPr>
          <w:rFonts w:ascii="Calibri Light" w:hAnsi="Calibri Light" w:cs="Calibri Light"/>
        </w:rPr>
      </w:pPr>
      <w:r>
        <w:rPr>
          <w:rFonts w:ascii="Calibri Light" w:hAnsi="Calibri Light" w:cs="Calibri Light"/>
        </w:rPr>
        <w:t xml:space="preserve">Nommage des clés </w:t>
      </w:r>
      <w:proofErr w:type="spellStart"/>
      <w:r>
        <w:rPr>
          <w:rFonts w:ascii="Calibri Light" w:hAnsi="Calibri Light" w:cs="Calibri Light"/>
        </w:rPr>
        <w:t>Github</w:t>
      </w:r>
      <w:proofErr w:type="spellEnd"/>
      <w:r>
        <w:rPr>
          <w:rFonts w:ascii="Calibri Light" w:hAnsi="Calibri Light" w:cs="Calibri Light"/>
        </w:rPr>
        <w:t xml:space="preserve"> et plus largement des secrets</w:t>
      </w:r>
    </w:p>
    <w:p w14:paraId="37F94857" w14:textId="77777777" w:rsidR="00B42315" w:rsidRDefault="00B42315" w:rsidP="00B42315">
      <w:pPr>
        <w:pStyle w:val="Paragraphedeliste"/>
        <w:numPr>
          <w:ilvl w:val="0"/>
          <w:numId w:val="85"/>
        </w:numPr>
        <w:spacing w:after="0" w:line="274" w:lineRule="auto"/>
        <w:jc w:val="both"/>
        <w:rPr>
          <w:rFonts w:ascii="Calibri Light" w:hAnsi="Calibri Light" w:cs="Calibri Light"/>
        </w:rPr>
      </w:pPr>
      <w:r>
        <w:rPr>
          <w:rFonts w:ascii="Calibri Light" w:hAnsi="Calibri Light" w:cs="Calibri Light"/>
        </w:rPr>
        <w:t>Comment écrire un RAML (</w:t>
      </w:r>
      <w:proofErr w:type="spellStart"/>
      <w:r>
        <w:rPr>
          <w:rFonts w:ascii="Calibri Light" w:hAnsi="Calibri Light" w:cs="Calibri Light"/>
        </w:rPr>
        <w:t>Sample</w:t>
      </w:r>
      <w:proofErr w:type="spellEnd"/>
      <w:r>
        <w:rPr>
          <w:rFonts w:ascii="Calibri Light" w:hAnsi="Calibri Light" w:cs="Calibri Light"/>
        </w:rPr>
        <w:t>)</w:t>
      </w:r>
    </w:p>
    <w:p w14:paraId="7158F9C2" w14:textId="77777777" w:rsidR="00B42315" w:rsidRDefault="00B42315" w:rsidP="00B42315">
      <w:pPr>
        <w:pStyle w:val="Paragraphedeliste"/>
        <w:numPr>
          <w:ilvl w:val="0"/>
          <w:numId w:val="85"/>
        </w:numPr>
        <w:spacing w:after="0" w:line="274" w:lineRule="auto"/>
        <w:jc w:val="both"/>
        <w:rPr>
          <w:rFonts w:ascii="Calibri Light" w:hAnsi="Calibri Light" w:cs="Calibri Light"/>
        </w:rPr>
      </w:pPr>
      <w:r>
        <w:rPr>
          <w:rFonts w:ascii="Calibri Light" w:hAnsi="Calibri Light" w:cs="Calibri Light"/>
        </w:rPr>
        <w:t xml:space="preserve">Gestion du </w:t>
      </w:r>
      <w:proofErr w:type="spellStart"/>
      <w:r>
        <w:rPr>
          <w:rFonts w:ascii="Calibri Light" w:hAnsi="Calibri Light" w:cs="Calibri Light"/>
        </w:rPr>
        <w:t>retry</w:t>
      </w:r>
      <w:proofErr w:type="spellEnd"/>
    </w:p>
    <w:p w14:paraId="7D72849A" w14:textId="77777777" w:rsidR="00B42315" w:rsidRDefault="00B42315" w:rsidP="00B42315">
      <w:pPr>
        <w:pStyle w:val="Paragraphedeliste"/>
        <w:numPr>
          <w:ilvl w:val="0"/>
          <w:numId w:val="85"/>
        </w:numPr>
        <w:spacing w:after="0" w:line="274" w:lineRule="auto"/>
        <w:jc w:val="both"/>
        <w:rPr>
          <w:rFonts w:ascii="Calibri Light" w:hAnsi="Calibri Light" w:cs="Calibri Light"/>
        </w:rPr>
      </w:pPr>
      <w:r>
        <w:rPr>
          <w:rFonts w:ascii="Calibri Light" w:hAnsi="Calibri Light" w:cs="Calibri Light"/>
        </w:rPr>
        <w:t>Runtime Manager – montée de version + responsabilité</w:t>
      </w:r>
    </w:p>
    <w:p w14:paraId="2D561556" w14:textId="77777777" w:rsidR="00B42315" w:rsidRDefault="00B42315" w:rsidP="00B42315">
      <w:pPr>
        <w:pStyle w:val="Paragraphedeliste"/>
        <w:numPr>
          <w:ilvl w:val="0"/>
          <w:numId w:val="85"/>
        </w:numPr>
        <w:spacing w:after="0" w:line="274" w:lineRule="auto"/>
        <w:jc w:val="both"/>
        <w:rPr>
          <w:rFonts w:ascii="Calibri Light" w:hAnsi="Calibri Light" w:cs="Calibri Light"/>
        </w:rPr>
      </w:pPr>
      <w:r>
        <w:rPr>
          <w:rFonts w:ascii="Calibri Light" w:hAnsi="Calibri Light" w:cs="Calibri Light"/>
        </w:rPr>
        <w:t>Testabilité</w:t>
      </w:r>
    </w:p>
    <w:p w14:paraId="5A7D54CA" w14:textId="77777777" w:rsidR="00B42315" w:rsidRDefault="00B42315" w:rsidP="00B42315">
      <w:pPr>
        <w:pStyle w:val="Paragraphedeliste"/>
        <w:numPr>
          <w:ilvl w:val="0"/>
          <w:numId w:val="85"/>
        </w:numPr>
        <w:spacing w:after="0" w:line="274" w:lineRule="auto"/>
        <w:jc w:val="both"/>
        <w:rPr>
          <w:rFonts w:ascii="Calibri Light" w:hAnsi="Calibri Light" w:cs="Calibri Light"/>
        </w:rPr>
      </w:pPr>
      <w:r>
        <w:rPr>
          <w:rFonts w:ascii="Calibri Light" w:hAnsi="Calibri Light" w:cs="Calibri Light"/>
        </w:rPr>
        <w:t>Processus de renouvellement des secrets</w:t>
      </w:r>
    </w:p>
    <w:p w14:paraId="152AAD57" w14:textId="77777777" w:rsidR="00B42315" w:rsidRDefault="00B42315" w:rsidP="00B42315">
      <w:pPr>
        <w:pStyle w:val="Paragraphedeliste"/>
        <w:numPr>
          <w:ilvl w:val="0"/>
          <w:numId w:val="85"/>
        </w:numPr>
        <w:spacing w:after="0" w:line="274" w:lineRule="auto"/>
        <w:jc w:val="both"/>
        <w:rPr>
          <w:rFonts w:ascii="Calibri Light" w:hAnsi="Calibri Light" w:cs="Calibri Light"/>
        </w:rPr>
      </w:pPr>
      <w:r>
        <w:rPr>
          <w:rFonts w:ascii="Calibri Light" w:hAnsi="Calibri Light" w:cs="Calibri Light"/>
        </w:rPr>
        <w:t>Consolidation des erreurs trouvés sur montée RT en 4.6</w:t>
      </w:r>
    </w:p>
    <w:p w14:paraId="2148A1EC" w14:textId="77777777" w:rsidR="00B42315" w:rsidRDefault="00B42315" w:rsidP="00B42315">
      <w:pPr>
        <w:pStyle w:val="Paragraphedeliste"/>
        <w:numPr>
          <w:ilvl w:val="0"/>
          <w:numId w:val="85"/>
        </w:numPr>
        <w:spacing w:after="0" w:line="274" w:lineRule="auto"/>
        <w:jc w:val="both"/>
        <w:rPr>
          <w:rFonts w:ascii="Calibri Light" w:hAnsi="Calibri Light" w:cs="Calibri Light"/>
        </w:rPr>
      </w:pPr>
      <w:r>
        <w:rPr>
          <w:rFonts w:ascii="Calibri Light" w:hAnsi="Calibri Light" w:cs="Calibri Light"/>
        </w:rPr>
        <w:t>Monter en version en Java17 et RT4.9</w:t>
      </w:r>
    </w:p>
    <w:p w14:paraId="7A78A0DD" w14:textId="77777777" w:rsidR="00B42315" w:rsidRDefault="00B42315" w:rsidP="00B42315">
      <w:pPr>
        <w:spacing w:line="240" w:lineRule="auto"/>
        <w:rPr>
          <w:ins w:id="23" w:author="HUMEAU, Xavier" w:date="2025-04-03T14:55:00Z" w16du:dateUtc="2025-04-03T12:55:00Z"/>
          <w:b/>
          <w:bCs/>
          <w:color w:val="A28E6A" w:themeColor="accent3"/>
          <w:sz w:val="60"/>
          <w:szCs w:val="60"/>
        </w:rPr>
      </w:pPr>
      <w:ins w:id="24" w:author="HUMEAU, Xavier" w:date="2025-04-03T14:55:00Z" w16du:dateUtc="2025-04-03T12:55:00Z">
        <w:r>
          <w:br w:type="page"/>
        </w:r>
      </w:ins>
    </w:p>
    <w:p w14:paraId="00C03F17" w14:textId="77777777" w:rsidR="00B42315" w:rsidRDefault="00B42315" w:rsidP="00B42315">
      <w:pPr>
        <w:pStyle w:val="Titre1"/>
      </w:pPr>
      <w:bookmarkStart w:id="25" w:name="_Toc210722648"/>
      <w:r>
        <w:lastRenderedPageBreak/>
        <w:t>Introduction</w:t>
      </w:r>
      <w:bookmarkEnd w:id="25"/>
    </w:p>
    <w:p w14:paraId="6A41121F" w14:textId="77777777" w:rsidR="00B42315" w:rsidRDefault="00B42315" w:rsidP="00B42315"/>
    <w:p w14:paraId="5D611504" w14:textId="77777777" w:rsidR="00B42315" w:rsidRPr="00F250F2" w:rsidRDefault="00B42315" w:rsidP="00B42315">
      <w:pPr>
        <w:pStyle w:val="Titre3"/>
        <w:spacing w:before="0"/>
        <w:rPr>
          <w:rStyle w:val="Rfrencelgre"/>
        </w:rPr>
      </w:pPr>
      <w:bookmarkStart w:id="26" w:name="_Toc210722649"/>
      <w:r>
        <w:rPr>
          <w:rStyle w:val="Rfrencelgre"/>
        </w:rPr>
        <w:t>Destination du document</w:t>
      </w:r>
      <w:bookmarkEnd w:id="26"/>
    </w:p>
    <w:p w14:paraId="70701304" w14:textId="77777777" w:rsidR="00B42315" w:rsidRDefault="00B42315" w:rsidP="00B42315">
      <w:pPr>
        <w:jc w:val="both"/>
      </w:pPr>
    </w:p>
    <w:p w14:paraId="1696751F" w14:textId="77777777" w:rsidR="00B42315" w:rsidRDefault="00B42315" w:rsidP="00B42315">
      <w:pPr>
        <w:jc w:val="both"/>
        <w:rPr>
          <w:rFonts w:ascii="Calibri Light" w:hAnsi="Calibri Light" w:cs="Calibri Light"/>
        </w:rPr>
      </w:pPr>
      <w:r>
        <w:rPr>
          <w:rFonts w:ascii="Calibri Light" w:hAnsi="Calibri Light" w:cs="Calibri Light"/>
        </w:rPr>
        <w:t xml:space="preserve">Ce document décrit les bonnes pratiques, les conventions et les règles des applications </w:t>
      </w:r>
      <w:proofErr w:type="spellStart"/>
      <w:r>
        <w:rPr>
          <w:rFonts w:ascii="Calibri Light" w:hAnsi="Calibri Light" w:cs="Calibri Light"/>
        </w:rPr>
        <w:t>Mulesoft</w:t>
      </w:r>
      <w:proofErr w:type="spellEnd"/>
      <w:r>
        <w:rPr>
          <w:rFonts w:ascii="Calibri Light" w:hAnsi="Calibri Light" w:cs="Calibri Light"/>
        </w:rPr>
        <w:t xml:space="preserve">. Ce document est à destination des architectes techniques et des développeurs. </w:t>
      </w:r>
    </w:p>
    <w:p w14:paraId="2517D2B2" w14:textId="77777777" w:rsidR="00B42315" w:rsidRDefault="00B42315" w:rsidP="00B42315">
      <w:pPr>
        <w:jc w:val="both"/>
        <w:rPr>
          <w:rFonts w:ascii="Calibri Light" w:hAnsi="Calibri Light" w:cs="Calibri Light"/>
        </w:rPr>
      </w:pPr>
    </w:p>
    <w:p w14:paraId="1DFAC57E" w14:textId="77777777" w:rsidR="00B42315" w:rsidRDefault="00B42315" w:rsidP="00B42315">
      <w:pPr>
        <w:jc w:val="both"/>
        <w:rPr>
          <w:rFonts w:ascii="Calibri Light" w:hAnsi="Calibri Light" w:cs="Calibri Light"/>
        </w:rPr>
      </w:pPr>
      <w:r>
        <w:rPr>
          <w:rFonts w:ascii="Calibri Light" w:hAnsi="Calibri Light" w:cs="Calibri Light"/>
        </w:rPr>
        <w:t xml:space="preserve">Le contenu du document est applicable pour tous les nouveaux développements </w:t>
      </w:r>
      <w:proofErr w:type="spellStart"/>
      <w:r>
        <w:rPr>
          <w:rFonts w:ascii="Calibri Light" w:hAnsi="Calibri Light" w:cs="Calibri Light"/>
        </w:rPr>
        <w:t>Mulesoft</w:t>
      </w:r>
      <w:proofErr w:type="spellEnd"/>
      <w:r>
        <w:rPr>
          <w:rFonts w:ascii="Calibri Light" w:hAnsi="Calibri Light" w:cs="Calibri Light"/>
        </w:rPr>
        <w:t>.</w:t>
      </w:r>
    </w:p>
    <w:p w14:paraId="3877298C" w14:textId="77777777" w:rsidR="00B42315" w:rsidRDefault="00B42315" w:rsidP="00B42315"/>
    <w:p w14:paraId="4E81B13B" w14:textId="77777777" w:rsidR="00B42315" w:rsidRPr="00F250F2" w:rsidRDefault="00B42315" w:rsidP="00B42315">
      <w:pPr>
        <w:pStyle w:val="Titre3"/>
        <w:spacing w:before="0"/>
        <w:rPr>
          <w:rStyle w:val="Rfrencelgre"/>
        </w:rPr>
      </w:pPr>
      <w:bookmarkStart w:id="27" w:name="_Toc210722650"/>
      <w:proofErr w:type="spellStart"/>
      <w:r>
        <w:rPr>
          <w:rStyle w:val="Rfrencelgre"/>
        </w:rPr>
        <w:t>Definition</w:t>
      </w:r>
      <w:proofErr w:type="spellEnd"/>
      <w:r>
        <w:rPr>
          <w:rStyle w:val="Rfrencelgre"/>
        </w:rPr>
        <w:t xml:space="preserve"> d’API</w:t>
      </w:r>
      <w:bookmarkEnd w:id="27"/>
    </w:p>
    <w:p w14:paraId="60790850" w14:textId="77777777" w:rsidR="00B42315" w:rsidRDefault="00B42315" w:rsidP="00B42315">
      <w:pPr>
        <w:jc w:val="both"/>
        <w:rPr>
          <w:rFonts w:ascii="Calibri Light" w:hAnsi="Calibri Light" w:cs="Calibri Light"/>
        </w:rPr>
      </w:pPr>
    </w:p>
    <w:p w14:paraId="1E40C3C6" w14:textId="77777777" w:rsidR="00B42315" w:rsidRDefault="00B42315" w:rsidP="00B42315">
      <w:pPr>
        <w:jc w:val="both"/>
        <w:rPr>
          <w:rFonts w:ascii="Calibri Light" w:hAnsi="Calibri Light" w:cs="Calibri Light"/>
        </w:rPr>
      </w:pPr>
      <w:r>
        <w:rPr>
          <w:rFonts w:ascii="Calibri Light" w:hAnsi="Calibri Light" w:cs="Calibri Light"/>
        </w:rPr>
        <w:t xml:space="preserve">« Une </w:t>
      </w:r>
      <w:r w:rsidRPr="003A23FF">
        <w:rPr>
          <w:rFonts w:ascii="Calibri Light" w:hAnsi="Calibri Light" w:cs="Calibri Light"/>
        </w:rPr>
        <w:t xml:space="preserve">API est l'acronyme d'Application </w:t>
      </w:r>
      <w:proofErr w:type="spellStart"/>
      <w:r w:rsidRPr="003A23FF">
        <w:rPr>
          <w:rFonts w:ascii="Calibri Light" w:hAnsi="Calibri Light" w:cs="Calibri Light"/>
        </w:rPr>
        <w:t>Programming</w:t>
      </w:r>
      <w:proofErr w:type="spellEnd"/>
      <w:r w:rsidRPr="003A23FF">
        <w:rPr>
          <w:rFonts w:ascii="Calibri Light" w:hAnsi="Calibri Light" w:cs="Calibri Light"/>
        </w:rPr>
        <w:t xml:space="preserve"> Interface (interface de programmation d'application), une solution logicielle qui permet à deux applications de communiquer entre elles. </w:t>
      </w:r>
      <w:r w:rsidRPr="004638EF">
        <w:rPr>
          <w:rFonts w:ascii="Calibri Light" w:hAnsi="Calibri Light" w:cs="Calibri Light"/>
        </w:rPr>
        <w:t>Chaque fois que vous utilisez une application comme Facebook, que vous envoyez un message instantané ou que vous consultez la météo sur votre téléphone, vous utilisez une API.</w:t>
      </w:r>
      <w:r>
        <w:rPr>
          <w:rFonts w:ascii="Calibri Light" w:hAnsi="Calibri Light" w:cs="Calibri Light"/>
        </w:rPr>
        <w:t xml:space="preserve"> » (Source : </w:t>
      </w:r>
      <w:hyperlink r:id="rId15" w:history="1">
        <w:r w:rsidRPr="0085781A">
          <w:rPr>
            <w:rStyle w:val="Lienhypertexte"/>
            <w:rFonts w:ascii="Calibri Light" w:hAnsi="Calibri Light" w:cs="Calibri Light"/>
          </w:rPr>
          <w:t>https://www.mulesoft.com/fr/resources/api/what-is-an-api</w:t>
        </w:r>
      </w:hyperlink>
      <w:r>
        <w:rPr>
          <w:rFonts w:ascii="Calibri Light" w:hAnsi="Calibri Light" w:cs="Calibri Light"/>
        </w:rPr>
        <w:t>).</w:t>
      </w:r>
    </w:p>
    <w:p w14:paraId="35A34D2F" w14:textId="77777777" w:rsidR="00B42315" w:rsidRDefault="00B42315" w:rsidP="00B42315">
      <w:pPr>
        <w:jc w:val="both"/>
        <w:rPr>
          <w:rFonts w:ascii="Calibri Light" w:hAnsi="Calibri Light" w:cs="Calibri Light"/>
        </w:rPr>
      </w:pPr>
    </w:p>
    <w:p w14:paraId="54D4DE23" w14:textId="77777777" w:rsidR="00B42315" w:rsidRDefault="00B42315" w:rsidP="00B42315">
      <w:pPr>
        <w:jc w:val="both"/>
        <w:rPr>
          <w:rFonts w:ascii="Calibri Light" w:hAnsi="Calibri Light" w:cs="Calibri Light"/>
        </w:rPr>
      </w:pPr>
      <w:r>
        <w:rPr>
          <w:rFonts w:ascii="Calibri Light" w:hAnsi="Calibri Light" w:cs="Calibri Light"/>
        </w:rPr>
        <w:t>Une API est un mécanisme qui permet à deux applications de communiquer entre elles en respectant un protocole. Cela évite ainsi l’échange de fichier entre les applications pour partager des données.</w:t>
      </w:r>
    </w:p>
    <w:p w14:paraId="055ACB4C" w14:textId="77777777" w:rsidR="00B42315" w:rsidRPr="00816AA3" w:rsidRDefault="00B42315" w:rsidP="00B42315">
      <w:pPr>
        <w:jc w:val="both"/>
        <w:rPr>
          <w:rFonts w:ascii="Calibri Light" w:hAnsi="Calibri Light" w:cs="Calibri Light"/>
        </w:rPr>
      </w:pPr>
      <w:r>
        <w:br w:type="page"/>
      </w:r>
    </w:p>
    <w:p w14:paraId="0735C947" w14:textId="77777777" w:rsidR="00B42315" w:rsidRDefault="00B42315" w:rsidP="00B42315">
      <w:pPr>
        <w:pStyle w:val="Titre1"/>
      </w:pPr>
      <w:bookmarkStart w:id="28" w:name="_Toc210722652"/>
      <w:r w:rsidRPr="00493E49">
        <w:rPr>
          <w:noProof/>
        </w:rPr>
        <w:lastRenderedPageBreak/>
        <mc:AlternateContent>
          <mc:Choice Requires="wps">
            <w:drawing>
              <wp:anchor distT="0" distB="0" distL="114300" distR="114300" simplePos="0" relativeHeight="251660288" behindDoc="1" locked="0" layoutInCell="1" allowOverlap="1" wp14:anchorId="70DBBC6B" wp14:editId="38D8395A">
                <wp:simplePos x="0" y="0"/>
                <wp:positionH relativeFrom="column">
                  <wp:posOffset>-892175</wp:posOffset>
                </wp:positionH>
                <wp:positionV relativeFrom="page">
                  <wp:posOffset>-43291125</wp:posOffset>
                </wp:positionV>
                <wp:extent cx="7559675" cy="5326380"/>
                <wp:effectExtent l="0" t="0" r="3175" b="7620"/>
                <wp:wrapNone/>
                <wp:docPr id="14" name="Rectangle 14"/>
                <wp:cNvGraphicFramePr/>
                <a:graphic xmlns:a="http://schemas.openxmlformats.org/drawingml/2006/main">
                  <a:graphicData uri="http://schemas.microsoft.com/office/word/2010/wordprocessingShape">
                    <wps:wsp>
                      <wps:cNvSpPr/>
                      <wps:spPr>
                        <a:xfrm>
                          <a:off x="0" y="0"/>
                          <a:ext cx="7559675" cy="532638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D03B80" id="Rectangle 14" o:spid="_x0000_s1026" style="position:absolute;margin-left:-70.25pt;margin-top:-3408.75pt;width:595.25pt;height:419.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" fillcolor="black [3213]" stroked="f" strokeweight="1pt">
                <w10:wrap anchory="page"/>
              </v:rect>
            </w:pict>
          </mc:Fallback>
        </mc:AlternateContent>
      </w:r>
      <w:r>
        <w:t>Remarques générales</w:t>
      </w:r>
      <w:bookmarkEnd w:id="28"/>
    </w:p>
    <w:p w14:paraId="357751C8" w14:textId="77777777" w:rsidR="00B42315" w:rsidRDefault="00B42315" w:rsidP="00B42315">
      <w:pPr>
        <w:jc w:val="both"/>
      </w:pPr>
    </w:p>
    <w:p w14:paraId="3D8926D8" w14:textId="77777777" w:rsidR="00B42315" w:rsidRDefault="00B42315" w:rsidP="00B42315">
      <w:pPr>
        <w:pStyle w:val="Titre2"/>
      </w:pPr>
      <w:bookmarkStart w:id="29" w:name="_Toc210722653"/>
      <w:r>
        <w:t xml:space="preserve">Utilisation de </w:t>
      </w:r>
      <w:proofErr w:type="spellStart"/>
      <w:r>
        <w:t>Mulesoft</w:t>
      </w:r>
      <w:bookmarkEnd w:id="29"/>
      <w:proofErr w:type="spellEnd"/>
    </w:p>
    <w:p w14:paraId="51A4075B" w14:textId="77777777" w:rsidR="00B42315" w:rsidRDefault="00B42315" w:rsidP="00B42315"/>
    <w:p w14:paraId="1CBB1490" w14:textId="77777777" w:rsidR="00B42315" w:rsidRPr="00D21540" w:rsidRDefault="00B42315" w:rsidP="00B42315">
      <w:pPr>
        <w:jc w:val="both"/>
        <w:rPr>
          <w:rFonts w:ascii="Calibri Light" w:hAnsi="Calibri Light" w:cs="Calibri Light"/>
        </w:rPr>
      </w:pPr>
      <w:r w:rsidRPr="00D21540">
        <w:rPr>
          <w:rFonts w:ascii="Calibri Light" w:hAnsi="Calibri Light" w:cs="Calibri Light"/>
        </w:rPr>
        <w:t xml:space="preserve">Attention, les schémas ci-dessous sont </w:t>
      </w:r>
      <w:r w:rsidRPr="00D21540">
        <w:rPr>
          <w:rFonts w:ascii="Calibri Light" w:hAnsi="Calibri Light" w:cs="Calibri Light"/>
          <w:b/>
          <w:bCs/>
        </w:rPr>
        <w:t>en cours de validation</w:t>
      </w:r>
      <w:r w:rsidRPr="00D21540">
        <w:rPr>
          <w:rFonts w:ascii="Calibri Light" w:hAnsi="Calibri Light" w:cs="Calibri Light"/>
        </w:rPr>
        <w:t xml:space="preserve"> par la cellule architecture.</w:t>
      </w:r>
    </w:p>
    <w:p w14:paraId="50109E5F" w14:textId="77777777" w:rsidR="00B42315" w:rsidRDefault="00B42315" w:rsidP="00B42315"/>
    <w:p w14:paraId="289875FC" w14:textId="77777777" w:rsidR="00B42315" w:rsidRPr="00F250F2" w:rsidRDefault="00B42315" w:rsidP="00B42315">
      <w:pPr>
        <w:pStyle w:val="Titre3"/>
        <w:spacing w:before="0"/>
        <w:rPr>
          <w:rStyle w:val="Rfrencelgre"/>
        </w:rPr>
      </w:pPr>
      <w:bookmarkStart w:id="30" w:name="_Toc210722654"/>
      <w:r>
        <w:rPr>
          <w:rStyle w:val="Rfrencelgre"/>
        </w:rPr>
        <w:t>M</w:t>
      </w:r>
      <w:r w:rsidRPr="00F250F2">
        <w:rPr>
          <w:rStyle w:val="Rfrencelgre"/>
        </w:rPr>
        <w:t>odes de communication depuis l'extérieur et à l'intérieur d'un domaine</w:t>
      </w:r>
      <w:bookmarkEnd w:id="30"/>
    </w:p>
    <w:p w14:paraId="7BF3055B" w14:textId="77777777" w:rsidR="00B42315" w:rsidRDefault="00B42315" w:rsidP="00B42315"/>
    <w:p w14:paraId="352178D5" w14:textId="77777777" w:rsidR="00B42315" w:rsidRPr="00FD5EE6" w:rsidRDefault="00B42315" w:rsidP="00B42315">
      <w:pPr>
        <w:jc w:val="both"/>
        <w:rPr>
          <w:rFonts w:ascii="Calibri Light" w:hAnsi="Calibri Light" w:cs="Calibri Light"/>
        </w:rPr>
      </w:pPr>
      <w:r w:rsidRPr="00FD5EE6">
        <w:rPr>
          <w:rFonts w:ascii="Calibri Light" w:hAnsi="Calibri Light" w:cs="Calibri Light"/>
          <w:noProof/>
        </w:rPr>
        <w:drawing>
          <wp:inline distT="0" distB="0" distL="0" distR="0" wp14:anchorId="5A1CFB80" wp14:editId="24E9341E">
            <wp:extent cx="5760720" cy="3475355"/>
            <wp:effectExtent l="0" t="0" r="0" b="0"/>
            <wp:docPr id="1165142817" name="Image 2" descr="Une image contenant texte, capture d’écran, diagramm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42817" name="Image 2" descr="Une image contenant texte, capture d’écran, diagramme, Police&#10;&#10;Description générée automatique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475355"/>
                    </a:xfrm>
                    <a:prstGeom prst="rect">
                      <a:avLst/>
                    </a:prstGeom>
                    <a:noFill/>
                    <a:ln>
                      <a:noFill/>
                    </a:ln>
                  </pic:spPr>
                </pic:pic>
              </a:graphicData>
            </a:graphic>
          </wp:inline>
        </w:drawing>
      </w:r>
    </w:p>
    <w:p w14:paraId="6025581F" w14:textId="77777777" w:rsidR="00B42315" w:rsidRDefault="00B42315" w:rsidP="00B42315">
      <w:pPr>
        <w:jc w:val="both"/>
      </w:pPr>
    </w:p>
    <w:p w14:paraId="13B287D0" w14:textId="77777777" w:rsidR="00B42315" w:rsidRDefault="00B42315" w:rsidP="00B42315">
      <w:pPr>
        <w:jc w:val="both"/>
        <w:rPr>
          <w:rFonts w:ascii="Calibri Light" w:hAnsi="Calibri Light" w:cs="Calibri Light"/>
        </w:rPr>
      </w:pPr>
      <w:r>
        <w:rPr>
          <w:rFonts w:ascii="Calibri Light" w:hAnsi="Calibri Light" w:cs="Calibri Light"/>
        </w:rPr>
        <w:t xml:space="preserve">Le schéma ci-dessus décrit comment une API extérieure sollicite les APIs </w:t>
      </w:r>
      <w:proofErr w:type="spellStart"/>
      <w:r>
        <w:rPr>
          <w:rFonts w:ascii="Calibri Light" w:hAnsi="Calibri Light" w:cs="Calibri Light"/>
        </w:rPr>
        <w:t>Mulesoft</w:t>
      </w:r>
      <w:proofErr w:type="spellEnd"/>
      <w:r>
        <w:rPr>
          <w:rFonts w:ascii="Calibri Light" w:hAnsi="Calibri Light" w:cs="Calibri Light"/>
        </w:rPr>
        <w:t xml:space="preserve">. Cela se fait en passant par l’API de Service qui est une exposition haut niveau de ce qui est disponible au sein d’un district (Ressources humaines, achat, business, …). L’API de service sollicite ensuite l’API demandée qui peut être une exposition de la </w:t>
      </w:r>
      <w:proofErr w:type="spellStart"/>
      <w:r>
        <w:rPr>
          <w:rFonts w:ascii="Calibri Light" w:hAnsi="Calibri Light" w:cs="Calibri Light"/>
        </w:rPr>
        <w:t>flex</w:t>
      </w:r>
      <w:proofErr w:type="spellEnd"/>
      <w:r>
        <w:rPr>
          <w:rFonts w:ascii="Calibri Light" w:hAnsi="Calibri Light" w:cs="Calibri Light"/>
        </w:rPr>
        <w:t>, une interface d’application (SAPI), une interface complexe ou métier d’application (PAPI).</w:t>
      </w:r>
      <w:r w:rsidRPr="00B2004F">
        <w:rPr>
          <w:rFonts w:ascii="Calibri Light" w:hAnsi="Calibri Light" w:cs="Calibri Light"/>
        </w:rPr>
        <w:t xml:space="preserve"> </w:t>
      </w:r>
    </w:p>
    <w:p w14:paraId="4310F547" w14:textId="77777777" w:rsidR="00B42315" w:rsidRDefault="00B42315" w:rsidP="00B42315">
      <w:pPr>
        <w:spacing w:line="240" w:lineRule="auto"/>
        <w:rPr>
          <w:rStyle w:val="Rfrencelgre"/>
        </w:rPr>
      </w:pPr>
      <w:r>
        <w:rPr>
          <w:rStyle w:val="Rfrencelgre"/>
        </w:rPr>
        <w:br w:type="page"/>
      </w:r>
    </w:p>
    <w:p w14:paraId="7C9E7FE7" w14:textId="77777777" w:rsidR="00B42315" w:rsidRDefault="00B42315" w:rsidP="00B42315">
      <w:pPr>
        <w:pStyle w:val="Titre3"/>
        <w:spacing w:before="0"/>
        <w:rPr>
          <w:rStyle w:val="Rfrencelgre"/>
        </w:rPr>
      </w:pPr>
      <w:bookmarkStart w:id="31" w:name="_Toc210722655"/>
      <w:r>
        <w:rPr>
          <w:rStyle w:val="Rfrencelgre"/>
        </w:rPr>
        <w:lastRenderedPageBreak/>
        <w:t>P</w:t>
      </w:r>
      <w:r w:rsidRPr="001F119D">
        <w:rPr>
          <w:rStyle w:val="Rfrencelgre"/>
        </w:rPr>
        <w:t>rincipe de base</w:t>
      </w:r>
      <w:bookmarkEnd w:id="31"/>
    </w:p>
    <w:p w14:paraId="679DBC53" w14:textId="77777777" w:rsidR="00B42315" w:rsidRPr="001F119D" w:rsidRDefault="00B42315" w:rsidP="00B42315">
      <w:pPr>
        <w:jc w:val="both"/>
        <w:rPr>
          <w:rStyle w:val="Rfrencelgre"/>
        </w:rPr>
      </w:pPr>
    </w:p>
    <w:p w14:paraId="294E9C49" w14:textId="77777777" w:rsidR="00B42315" w:rsidRDefault="00B42315" w:rsidP="00B42315">
      <w:pPr>
        <w:jc w:val="both"/>
      </w:pPr>
      <w:r w:rsidRPr="00F064C2">
        <w:rPr>
          <w:noProof/>
        </w:rPr>
        <w:drawing>
          <wp:inline distT="0" distB="0" distL="0" distR="0" wp14:anchorId="21813BD7" wp14:editId="75E171E2">
            <wp:extent cx="5760720" cy="3514725"/>
            <wp:effectExtent l="0" t="0" r="0" b="4445"/>
            <wp:docPr id="1832552675" name="Image 4" descr="Une image contenant text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52675" name="Image 4" descr="Une image contenant texte, capture d’écran, conception&#10;&#10;Description générée automatiqueme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514725"/>
                    </a:xfrm>
                    <a:prstGeom prst="rect">
                      <a:avLst/>
                    </a:prstGeom>
                    <a:noFill/>
                    <a:ln>
                      <a:noFill/>
                    </a:ln>
                  </pic:spPr>
                </pic:pic>
              </a:graphicData>
            </a:graphic>
          </wp:inline>
        </w:drawing>
      </w:r>
    </w:p>
    <w:p w14:paraId="47CE7815" w14:textId="77777777" w:rsidR="00B42315" w:rsidRDefault="00B42315" w:rsidP="00B42315">
      <w:pPr>
        <w:jc w:val="both"/>
      </w:pPr>
    </w:p>
    <w:p w14:paraId="56E1961E" w14:textId="77777777" w:rsidR="00B42315" w:rsidRPr="00C2293C" w:rsidRDefault="00B42315" w:rsidP="00B42315">
      <w:pPr>
        <w:jc w:val="both"/>
        <w:rPr>
          <w:rFonts w:ascii="Calibri Light" w:hAnsi="Calibri Light" w:cs="Calibri Light"/>
        </w:rPr>
      </w:pPr>
      <w:r>
        <w:rPr>
          <w:rFonts w:ascii="Calibri Light" w:hAnsi="Calibri Light" w:cs="Calibri Light"/>
        </w:rPr>
        <w:t xml:space="preserve">Une API de flux est une API qui permet de faire de la synchronisation de données, de la communication inter-applicative. L’API de flux sollicite les APIs de service nécessaires car on n’interroge pas une API applicative si on est en hors du district. </w:t>
      </w:r>
    </w:p>
    <w:p w14:paraId="2748EA98" w14:textId="77777777" w:rsidR="00B42315" w:rsidRDefault="00B42315" w:rsidP="00B42315">
      <w:pPr>
        <w:jc w:val="both"/>
      </w:pPr>
    </w:p>
    <w:p w14:paraId="335CA010" w14:textId="77777777" w:rsidR="00B42315" w:rsidRDefault="00B42315" w:rsidP="00B42315">
      <w:pPr>
        <w:spacing w:line="240" w:lineRule="auto"/>
        <w:rPr>
          <w:rStyle w:val="Rfrencelgre"/>
          <w:rFonts w:eastAsiaTheme="majorEastAsia" w:cstheme="majorBidi"/>
          <w:sz w:val="28"/>
          <w:szCs w:val="28"/>
        </w:rPr>
      </w:pPr>
      <w:r>
        <w:rPr>
          <w:rStyle w:val="Rfrencelgre"/>
        </w:rPr>
        <w:br w:type="page"/>
      </w:r>
    </w:p>
    <w:p w14:paraId="03754D4C" w14:textId="77777777" w:rsidR="00B42315" w:rsidRPr="0088585B" w:rsidRDefault="00B42315" w:rsidP="00B42315">
      <w:pPr>
        <w:pStyle w:val="Titre3"/>
        <w:spacing w:before="0"/>
        <w:rPr>
          <w:rStyle w:val="Rfrencelgre"/>
        </w:rPr>
      </w:pPr>
      <w:bookmarkStart w:id="32" w:name="_Toc210722656"/>
      <w:r w:rsidRPr="0088585B">
        <w:rPr>
          <w:rStyle w:val="Rfrencelgre"/>
        </w:rPr>
        <w:lastRenderedPageBreak/>
        <w:t>Possibilité de solliciter d'autres</w:t>
      </w:r>
      <w:r>
        <w:rPr>
          <w:rStyle w:val="Rfrencelgre"/>
        </w:rPr>
        <w:t xml:space="preserve"> API </w:t>
      </w:r>
      <w:r w:rsidRPr="0088585B">
        <w:rPr>
          <w:rStyle w:val="Rfrencelgre"/>
        </w:rPr>
        <w:t>de service depuis une API de service</w:t>
      </w:r>
      <w:bookmarkEnd w:id="32"/>
    </w:p>
    <w:p w14:paraId="46231B06" w14:textId="77777777" w:rsidR="00B42315" w:rsidRDefault="00B42315" w:rsidP="00B42315">
      <w:pPr>
        <w:jc w:val="both"/>
      </w:pPr>
    </w:p>
    <w:p w14:paraId="4BD09AC8" w14:textId="77777777" w:rsidR="00B42315" w:rsidRPr="00B655E6" w:rsidRDefault="00B42315" w:rsidP="00B42315">
      <w:pPr>
        <w:jc w:val="both"/>
      </w:pPr>
      <w:r w:rsidRPr="00B655E6">
        <w:rPr>
          <w:noProof/>
        </w:rPr>
        <w:drawing>
          <wp:inline distT="0" distB="0" distL="0" distR="0" wp14:anchorId="64DACF94" wp14:editId="395A50EF">
            <wp:extent cx="5760720" cy="3667125"/>
            <wp:effectExtent l="0" t="0" r="0" b="9525"/>
            <wp:docPr id="1124365817" name="Image 6"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5817" name="Image 6" descr="Une image contenant texte, capture d’écran, Police, conception&#10;&#10;Description générée automatiquemen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667125"/>
                    </a:xfrm>
                    <a:prstGeom prst="rect">
                      <a:avLst/>
                    </a:prstGeom>
                    <a:noFill/>
                    <a:ln>
                      <a:noFill/>
                    </a:ln>
                  </pic:spPr>
                </pic:pic>
              </a:graphicData>
            </a:graphic>
          </wp:inline>
        </w:drawing>
      </w:r>
    </w:p>
    <w:p w14:paraId="1CCED030" w14:textId="77777777" w:rsidR="00B42315" w:rsidRDefault="00B42315" w:rsidP="00B42315">
      <w:pPr>
        <w:jc w:val="both"/>
      </w:pPr>
    </w:p>
    <w:p w14:paraId="451579A2" w14:textId="77777777" w:rsidR="00B42315" w:rsidRDefault="00B42315" w:rsidP="00B42315">
      <w:pPr>
        <w:jc w:val="both"/>
      </w:pPr>
      <w:r>
        <w:rPr>
          <w:rFonts w:ascii="Calibri Light" w:hAnsi="Calibri Light" w:cs="Calibri Light"/>
        </w:rPr>
        <w:t>Une API de service peut avoir la nécessité de récupérer des informations d’APIs qui sont en dehors de son district. Si cela est le cas, l’API de service du district ayant besoin des informations interroge l’API de service du district mettant à disposition ces informations.</w:t>
      </w:r>
    </w:p>
    <w:p w14:paraId="63E81E88" w14:textId="77777777" w:rsidR="00B42315" w:rsidRDefault="00B42315" w:rsidP="00B42315">
      <w:pPr>
        <w:spacing w:line="240" w:lineRule="auto"/>
        <w:rPr>
          <w:rStyle w:val="Rfrencelgre"/>
        </w:rPr>
      </w:pPr>
      <w:r>
        <w:rPr>
          <w:rStyle w:val="Rfrencelgre"/>
        </w:rPr>
        <w:br w:type="page"/>
      </w:r>
    </w:p>
    <w:p w14:paraId="5AE829B6" w14:textId="77777777" w:rsidR="00B42315" w:rsidRPr="00677395" w:rsidRDefault="00B42315" w:rsidP="00B42315">
      <w:pPr>
        <w:pStyle w:val="Titre3"/>
        <w:spacing w:before="0"/>
        <w:rPr>
          <w:rStyle w:val="Rfrencelgre"/>
        </w:rPr>
      </w:pPr>
      <w:bookmarkStart w:id="33" w:name="_Toc210722657"/>
      <w:r w:rsidRPr="00677395">
        <w:rPr>
          <w:rStyle w:val="Rfrencelgre"/>
        </w:rPr>
        <w:lastRenderedPageBreak/>
        <w:t>Mode d'appel par batch</w:t>
      </w:r>
      <w:bookmarkEnd w:id="33"/>
    </w:p>
    <w:p w14:paraId="179510F3" w14:textId="77777777" w:rsidR="00B42315" w:rsidRDefault="00B42315" w:rsidP="00B42315">
      <w:pPr>
        <w:jc w:val="both"/>
      </w:pPr>
      <w:r w:rsidRPr="002E031C">
        <w:rPr>
          <w:noProof/>
        </w:rPr>
        <w:drawing>
          <wp:inline distT="0" distB="0" distL="0" distR="0" wp14:anchorId="58DFB771" wp14:editId="198D42FE">
            <wp:extent cx="5760720" cy="2794635"/>
            <wp:effectExtent l="0" t="0" r="0" b="5715"/>
            <wp:docPr id="1447530696" name="Image 8" descr="Une image contenant text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30696" name="Image 8" descr="Une image contenant texte, capture d’écran, conception&#10;&#10;Description générée automatiquemen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2794635"/>
                    </a:xfrm>
                    <a:prstGeom prst="rect">
                      <a:avLst/>
                    </a:prstGeom>
                    <a:noFill/>
                    <a:ln>
                      <a:noFill/>
                    </a:ln>
                  </pic:spPr>
                </pic:pic>
              </a:graphicData>
            </a:graphic>
          </wp:inline>
        </w:drawing>
      </w:r>
    </w:p>
    <w:p w14:paraId="4CB7E7FC" w14:textId="77777777" w:rsidR="00B42315" w:rsidRDefault="00B42315" w:rsidP="00B42315">
      <w:pPr>
        <w:jc w:val="both"/>
      </w:pPr>
    </w:p>
    <w:p w14:paraId="464B80BE" w14:textId="77777777" w:rsidR="00B42315" w:rsidRPr="002E031C" w:rsidRDefault="00B42315" w:rsidP="00B42315">
      <w:pPr>
        <w:jc w:val="both"/>
      </w:pPr>
      <w:r>
        <w:rPr>
          <w:rFonts w:ascii="Calibri Light" w:hAnsi="Calibri Light" w:cs="Calibri Light"/>
        </w:rPr>
        <w:t>La synchronisation de données inter-applicative peut nécessiter un déclenchement par un ordonnanceur. L’appel de l’ordonnanceur se fait uniquement sur l’API de flux.</w:t>
      </w:r>
    </w:p>
    <w:p w14:paraId="5996DCD4" w14:textId="77777777" w:rsidR="00B42315" w:rsidRDefault="00B42315" w:rsidP="00B42315">
      <w:pPr>
        <w:jc w:val="both"/>
      </w:pPr>
    </w:p>
    <w:p w14:paraId="0BA288C3" w14:textId="77777777" w:rsidR="00B42315" w:rsidRPr="00FC404B" w:rsidRDefault="00B42315" w:rsidP="00B42315">
      <w:pPr>
        <w:pStyle w:val="Titre3"/>
        <w:spacing w:before="0"/>
        <w:rPr>
          <w:rStyle w:val="Rfrencelgre"/>
        </w:rPr>
      </w:pPr>
      <w:bookmarkStart w:id="34" w:name="_Toc210722658"/>
      <w:r w:rsidRPr="00FC404B">
        <w:rPr>
          <w:rStyle w:val="Rfrencelgre"/>
        </w:rPr>
        <w:t xml:space="preserve">Mode d'appel par </w:t>
      </w:r>
      <w:proofErr w:type="spellStart"/>
      <w:r w:rsidRPr="00FC404B">
        <w:rPr>
          <w:rStyle w:val="Rfrencelgre"/>
        </w:rPr>
        <w:t>webhook</w:t>
      </w:r>
      <w:proofErr w:type="spellEnd"/>
      <w:r w:rsidRPr="00FC404B">
        <w:rPr>
          <w:rStyle w:val="Rfrencelgre"/>
        </w:rPr>
        <w:t xml:space="preserve"> / </w:t>
      </w:r>
      <w:proofErr w:type="spellStart"/>
      <w:r w:rsidRPr="00FC404B">
        <w:rPr>
          <w:rStyle w:val="Rfrencelgre"/>
        </w:rPr>
        <w:t>plateform</w:t>
      </w:r>
      <w:proofErr w:type="spellEnd"/>
      <w:r w:rsidRPr="00FC404B">
        <w:rPr>
          <w:rStyle w:val="Rfrencelgre"/>
        </w:rPr>
        <w:t xml:space="preserve"> </w:t>
      </w:r>
      <w:proofErr w:type="spellStart"/>
      <w:r w:rsidRPr="00FC404B">
        <w:rPr>
          <w:rStyle w:val="Rfrencelgre"/>
        </w:rPr>
        <w:t>event</w:t>
      </w:r>
      <w:bookmarkEnd w:id="34"/>
      <w:proofErr w:type="spellEnd"/>
    </w:p>
    <w:p w14:paraId="756548D9" w14:textId="77777777" w:rsidR="00B42315" w:rsidRDefault="00B42315" w:rsidP="00B42315">
      <w:pPr>
        <w:jc w:val="both"/>
      </w:pPr>
    </w:p>
    <w:p w14:paraId="49A8ACE2" w14:textId="77777777" w:rsidR="00B42315" w:rsidRPr="000E3160" w:rsidRDefault="00B42315" w:rsidP="00B42315">
      <w:pPr>
        <w:jc w:val="both"/>
      </w:pPr>
      <w:r w:rsidRPr="000E3160">
        <w:rPr>
          <w:noProof/>
        </w:rPr>
        <w:drawing>
          <wp:inline distT="0" distB="0" distL="0" distR="0" wp14:anchorId="5B4FD50D" wp14:editId="20AD3834">
            <wp:extent cx="5760720" cy="3266440"/>
            <wp:effectExtent l="0" t="0" r="0" b="0"/>
            <wp:docPr id="722226110" name="Image 10" descr="Une image contenant texte, capture d’écran, diagramm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26110" name="Image 10" descr="Une image contenant texte, capture d’écran, diagramme, conception&#10;&#10;Description générée automatiquemen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266440"/>
                    </a:xfrm>
                    <a:prstGeom prst="rect">
                      <a:avLst/>
                    </a:prstGeom>
                    <a:noFill/>
                    <a:ln>
                      <a:noFill/>
                    </a:ln>
                  </pic:spPr>
                </pic:pic>
              </a:graphicData>
            </a:graphic>
          </wp:inline>
        </w:drawing>
      </w:r>
    </w:p>
    <w:p w14:paraId="66FD4446" w14:textId="77777777" w:rsidR="00B42315" w:rsidRDefault="00B42315" w:rsidP="00B42315">
      <w:pPr>
        <w:jc w:val="both"/>
      </w:pPr>
    </w:p>
    <w:p w14:paraId="1D311A08" w14:textId="77777777" w:rsidR="00B42315" w:rsidRPr="002E031C" w:rsidRDefault="00B42315" w:rsidP="00B42315">
      <w:pPr>
        <w:jc w:val="both"/>
      </w:pPr>
      <w:r>
        <w:rPr>
          <w:rFonts w:ascii="Calibri Light" w:hAnsi="Calibri Light" w:cs="Calibri Light"/>
        </w:rPr>
        <w:lastRenderedPageBreak/>
        <w:t>La synchronisation de données inter-applicative par exemple peut avoir comme déclencheur un évènement. L’appel se fait alors sur l’API de flux qui traite ensuite la demande.</w:t>
      </w:r>
    </w:p>
    <w:p w14:paraId="7FC06E42" w14:textId="77777777" w:rsidR="00B42315" w:rsidRDefault="00B42315" w:rsidP="00B42315">
      <w:pPr>
        <w:spacing w:line="240" w:lineRule="auto"/>
        <w:rPr>
          <w:rStyle w:val="Rfrencelgre"/>
        </w:rPr>
      </w:pPr>
    </w:p>
    <w:p w14:paraId="1452D383" w14:textId="77777777" w:rsidR="00B42315" w:rsidRDefault="00B42315" w:rsidP="00B42315">
      <w:pPr>
        <w:spacing w:line="240" w:lineRule="auto"/>
        <w:rPr>
          <w:rStyle w:val="Rfrencelgre"/>
          <w:rFonts w:eastAsiaTheme="majorEastAsia" w:cstheme="majorBidi"/>
          <w:sz w:val="28"/>
          <w:szCs w:val="28"/>
        </w:rPr>
      </w:pPr>
      <w:r>
        <w:rPr>
          <w:rStyle w:val="Rfrencelgre"/>
        </w:rPr>
        <w:br w:type="page"/>
      </w:r>
    </w:p>
    <w:p w14:paraId="4889140B" w14:textId="77777777" w:rsidR="00B42315" w:rsidRPr="00747CCD" w:rsidRDefault="00B42315" w:rsidP="00B42315">
      <w:pPr>
        <w:pStyle w:val="Titre3"/>
        <w:spacing w:before="0"/>
        <w:rPr>
          <w:rStyle w:val="Rfrencelgre"/>
        </w:rPr>
      </w:pPr>
      <w:bookmarkStart w:id="35" w:name="_Toc210722659"/>
      <w:r w:rsidRPr="00747CCD">
        <w:rPr>
          <w:rStyle w:val="Rfrencelgre"/>
        </w:rPr>
        <w:lastRenderedPageBreak/>
        <w:t>Mode de consommation d'un topic</w:t>
      </w:r>
      <w:bookmarkEnd w:id="35"/>
    </w:p>
    <w:p w14:paraId="4DD2C076" w14:textId="77777777" w:rsidR="00B42315" w:rsidRDefault="00B42315" w:rsidP="00B42315">
      <w:pPr>
        <w:jc w:val="both"/>
      </w:pPr>
    </w:p>
    <w:p w14:paraId="292E603C" w14:textId="77777777" w:rsidR="00B42315" w:rsidRDefault="00B42315" w:rsidP="00B42315">
      <w:pPr>
        <w:jc w:val="both"/>
      </w:pPr>
      <w:r w:rsidRPr="00864C30">
        <w:rPr>
          <w:noProof/>
        </w:rPr>
        <w:drawing>
          <wp:inline distT="0" distB="0" distL="0" distR="0" wp14:anchorId="3051EC9F" wp14:editId="51EF5F69">
            <wp:extent cx="5760720" cy="1455420"/>
            <wp:effectExtent l="0" t="0" r="0" b="0"/>
            <wp:docPr id="129780621" name="Image 12" descr="Une image contenant capture d’écran, texte, Rectangl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0621" name="Image 12" descr="Une image contenant capture d’écran, texte, Rectangle, diagramme&#10;&#10;Description générée automatiquemen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1455420"/>
                    </a:xfrm>
                    <a:prstGeom prst="rect">
                      <a:avLst/>
                    </a:prstGeom>
                    <a:noFill/>
                    <a:ln>
                      <a:noFill/>
                    </a:ln>
                  </pic:spPr>
                </pic:pic>
              </a:graphicData>
            </a:graphic>
          </wp:inline>
        </w:drawing>
      </w:r>
    </w:p>
    <w:p w14:paraId="732EB0D1" w14:textId="77777777" w:rsidR="00B42315" w:rsidRDefault="00B42315" w:rsidP="00B42315">
      <w:pPr>
        <w:jc w:val="both"/>
      </w:pPr>
    </w:p>
    <w:p w14:paraId="614225A7" w14:textId="77777777" w:rsidR="00B42315" w:rsidRPr="000B5263" w:rsidRDefault="00B42315" w:rsidP="00B42315">
      <w:pPr>
        <w:jc w:val="both"/>
        <w:rPr>
          <w:rFonts w:ascii="Calibri Light" w:hAnsi="Calibri Light" w:cs="Calibri Light"/>
        </w:rPr>
      </w:pPr>
      <w:r w:rsidRPr="000B5263">
        <w:rPr>
          <w:rFonts w:ascii="Calibri Light" w:hAnsi="Calibri Light" w:cs="Calibri Light"/>
        </w:rPr>
        <w:t>La consommation de Topic passe toujours par une API de service.</w:t>
      </w:r>
    </w:p>
    <w:p w14:paraId="41AB6EE1" w14:textId="77777777" w:rsidR="00B42315" w:rsidRDefault="00B42315" w:rsidP="00B42315">
      <w:pPr>
        <w:jc w:val="both"/>
      </w:pPr>
    </w:p>
    <w:p w14:paraId="68C98733" w14:textId="77777777" w:rsidR="00B42315" w:rsidRPr="00F5040D" w:rsidRDefault="00B42315" w:rsidP="00B42315">
      <w:pPr>
        <w:pStyle w:val="Titre3"/>
        <w:spacing w:before="0"/>
        <w:rPr>
          <w:rStyle w:val="Rfrencelgre"/>
        </w:rPr>
      </w:pPr>
      <w:bookmarkStart w:id="36" w:name="_Toc210722660"/>
      <w:r w:rsidRPr="00F5040D">
        <w:rPr>
          <w:rStyle w:val="Rfrencelgre"/>
        </w:rPr>
        <w:t xml:space="preserve">Mode de publication dans le </w:t>
      </w:r>
      <w:r>
        <w:rPr>
          <w:rStyle w:val="Rfrencelgre"/>
        </w:rPr>
        <w:t>topic</w:t>
      </w:r>
      <w:r w:rsidRPr="00F5040D">
        <w:rPr>
          <w:rStyle w:val="Rfrencelgre"/>
        </w:rPr>
        <w:t xml:space="preserve"> urbanisé</w:t>
      </w:r>
      <w:bookmarkEnd w:id="36"/>
    </w:p>
    <w:p w14:paraId="1654AB16" w14:textId="77777777" w:rsidR="00B42315" w:rsidRDefault="00B42315" w:rsidP="00B42315">
      <w:pPr>
        <w:jc w:val="both"/>
      </w:pPr>
    </w:p>
    <w:p w14:paraId="493432A0" w14:textId="77777777" w:rsidR="00B42315" w:rsidRDefault="00B42315" w:rsidP="00B42315">
      <w:pPr>
        <w:jc w:val="both"/>
      </w:pPr>
      <w:r w:rsidRPr="00306F48">
        <w:rPr>
          <w:noProof/>
        </w:rPr>
        <w:drawing>
          <wp:inline distT="0" distB="0" distL="0" distR="0" wp14:anchorId="672C1C34" wp14:editId="2242E7A9">
            <wp:extent cx="5760720" cy="3994785"/>
            <wp:effectExtent l="0" t="0" r="0" b="5715"/>
            <wp:docPr id="1571850103" name="Image 14" descr="Une image contenant capture d’écran, texte, diagramme, Pl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50103" name="Image 14" descr="Une image contenant capture d’écran, texte, diagramme, Plan&#10;&#10;Description générée automatiquemen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3994785"/>
                    </a:xfrm>
                    <a:prstGeom prst="rect">
                      <a:avLst/>
                    </a:prstGeom>
                    <a:noFill/>
                    <a:ln>
                      <a:noFill/>
                    </a:ln>
                  </pic:spPr>
                </pic:pic>
              </a:graphicData>
            </a:graphic>
          </wp:inline>
        </w:drawing>
      </w:r>
    </w:p>
    <w:p w14:paraId="7286F079" w14:textId="77777777" w:rsidR="00B42315" w:rsidRDefault="00B42315" w:rsidP="00B42315">
      <w:pPr>
        <w:jc w:val="both"/>
      </w:pPr>
    </w:p>
    <w:p w14:paraId="3DC455AE" w14:textId="77777777" w:rsidR="00B42315" w:rsidRPr="000B5263" w:rsidRDefault="00B42315" w:rsidP="00B42315">
      <w:pPr>
        <w:jc w:val="both"/>
        <w:rPr>
          <w:rFonts w:ascii="Calibri Light" w:hAnsi="Calibri Light" w:cs="Calibri Light"/>
        </w:rPr>
      </w:pPr>
      <w:r w:rsidRPr="000B5263">
        <w:rPr>
          <w:rFonts w:ascii="Calibri Light" w:hAnsi="Calibri Light" w:cs="Calibri Light"/>
        </w:rPr>
        <w:t>Ici nous avons 3 modes de publication différents. A chaque fois, une application veut mettre à disposition des informations.</w:t>
      </w:r>
    </w:p>
    <w:p w14:paraId="3017DAA4" w14:textId="77777777" w:rsidR="00B42315" w:rsidRPr="000B5263" w:rsidRDefault="00B42315" w:rsidP="00B42315">
      <w:pPr>
        <w:jc w:val="both"/>
        <w:rPr>
          <w:rFonts w:ascii="Calibri Light" w:hAnsi="Calibri Light" w:cs="Calibri Light"/>
        </w:rPr>
      </w:pPr>
    </w:p>
    <w:p w14:paraId="1E2B84AC" w14:textId="77777777" w:rsidR="00B42315" w:rsidRPr="000B5263" w:rsidRDefault="00B42315" w:rsidP="00B42315">
      <w:pPr>
        <w:jc w:val="both"/>
        <w:rPr>
          <w:rFonts w:ascii="Calibri Light" w:hAnsi="Calibri Light" w:cs="Calibri Light"/>
        </w:rPr>
      </w:pPr>
      <w:r w:rsidRPr="000B5263">
        <w:rPr>
          <w:rFonts w:ascii="Calibri Light" w:hAnsi="Calibri Light" w:cs="Calibri Light"/>
        </w:rPr>
        <w:t>Dans le premier cas, l’application sollicite une API de flux qui va se charger d’intercepter la demande de mise à disposition d’une information. L’API de flux consomme ensuite cette demande de mise à disposition et récupère les informations de l’application pour les pousser ensuite dans un Topic.</w:t>
      </w:r>
    </w:p>
    <w:p w14:paraId="068D6BB7" w14:textId="77777777" w:rsidR="00B42315" w:rsidRDefault="00B42315" w:rsidP="00B42315">
      <w:pPr>
        <w:jc w:val="both"/>
      </w:pPr>
    </w:p>
    <w:p w14:paraId="7A6A0BEA" w14:textId="77777777" w:rsidR="00B42315" w:rsidRPr="000B5263" w:rsidRDefault="00B42315" w:rsidP="00B42315">
      <w:pPr>
        <w:jc w:val="both"/>
        <w:rPr>
          <w:rFonts w:ascii="Calibri Light" w:hAnsi="Calibri Light" w:cs="Calibri Light"/>
        </w:rPr>
      </w:pPr>
      <w:r w:rsidRPr="000B5263">
        <w:rPr>
          <w:rFonts w:ascii="Calibri Light" w:hAnsi="Calibri Light" w:cs="Calibri Light"/>
        </w:rPr>
        <w:t>Dans le second cas, l’application génère un évènement qui va être consommé par une API de flux. L’API de flux consomme ensuite cet évènement et récupère les informations de l’application pour les pousser ensuite dans un Topic.</w:t>
      </w:r>
    </w:p>
    <w:p w14:paraId="5158184D" w14:textId="77777777" w:rsidR="00B42315" w:rsidRPr="000B5263" w:rsidRDefault="00B42315" w:rsidP="00B42315">
      <w:pPr>
        <w:jc w:val="both"/>
        <w:rPr>
          <w:rFonts w:ascii="Calibri Light" w:hAnsi="Calibri Light" w:cs="Calibri Light"/>
        </w:rPr>
      </w:pPr>
    </w:p>
    <w:p w14:paraId="3BA92B66" w14:textId="77777777" w:rsidR="00B42315" w:rsidRPr="000B5263" w:rsidRDefault="00B42315" w:rsidP="00B42315">
      <w:pPr>
        <w:jc w:val="both"/>
        <w:rPr>
          <w:rFonts w:ascii="Calibri Light" w:hAnsi="Calibri Light" w:cs="Calibri Light"/>
        </w:rPr>
      </w:pPr>
      <w:r w:rsidRPr="000B5263">
        <w:rPr>
          <w:rFonts w:ascii="Calibri Light" w:hAnsi="Calibri Light" w:cs="Calibri Light"/>
        </w:rPr>
        <w:t>Dans le dernier cas, la mise à disposition des informations de l’application est gérée par l’ordonnanceur $U. Ce dernier sollicite une API de flux pour qu’elle aille récupérer les éléments à mettre à disposition. L’API de flux consomme ensuite ces éléments, récupère les informations de l’application et les pousse dans un Topic.</w:t>
      </w:r>
    </w:p>
    <w:p w14:paraId="63F2B155" w14:textId="77777777" w:rsidR="00B42315" w:rsidRDefault="00B42315" w:rsidP="00B42315">
      <w:pPr>
        <w:jc w:val="both"/>
      </w:pPr>
    </w:p>
    <w:p w14:paraId="7089FC71" w14:textId="77777777" w:rsidR="00B42315" w:rsidRDefault="00B42315" w:rsidP="00B42315">
      <w:pPr>
        <w:pStyle w:val="Titre2"/>
      </w:pPr>
      <w:bookmarkStart w:id="37" w:name="_Toc210722661"/>
      <w:r>
        <w:t>Déclenchement</w:t>
      </w:r>
      <w:bookmarkEnd w:id="37"/>
    </w:p>
    <w:p w14:paraId="78A670D6" w14:textId="77777777" w:rsidR="00B42315" w:rsidRDefault="00B42315" w:rsidP="00B42315">
      <w:pPr>
        <w:jc w:val="both"/>
        <w:rPr>
          <w:rFonts w:ascii="Calibri Light" w:hAnsi="Calibri Light" w:cs="Calibri Light"/>
        </w:rPr>
      </w:pPr>
    </w:p>
    <w:p w14:paraId="2443B043" w14:textId="77777777" w:rsidR="00B42315" w:rsidRDefault="00B42315" w:rsidP="00B42315">
      <w:pPr>
        <w:jc w:val="both"/>
        <w:rPr>
          <w:rFonts w:ascii="Calibri Light" w:hAnsi="Calibri Light" w:cs="Calibri Light"/>
        </w:rPr>
      </w:pPr>
      <w:r>
        <w:rPr>
          <w:rFonts w:ascii="Calibri Light" w:hAnsi="Calibri Light" w:cs="Calibri Light"/>
        </w:rPr>
        <w:t xml:space="preserve">Les flux peuvent avoir plusieurs déclencheurs dont : </w:t>
      </w:r>
    </w:p>
    <w:p w14:paraId="53CDD12E" w14:textId="77777777" w:rsidR="00B42315" w:rsidRDefault="00B42315" w:rsidP="00B42315">
      <w:pPr>
        <w:pStyle w:val="Paragraphedeliste"/>
        <w:numPr>
          <w:ilvl w:val="0"/>
          <w:numId w:val="81"/>
        </w:numPr>
        <w:spacing w:after="0" w:line="274" w:lineRule="auto"/>
        <w:jc w:val="both"/>
        <w:rPr>
          <w:rFonts w:ascii="Calibri Light" w:hAnsi="Calibri Light" w:cs="Calibri Light"/>
        </w:rPr>
      </w:pPr>
      <w:r>
        <w:rPr>
          <w:rFonts w:ascii="Calibri Light" w:hAnsi="Calibri Light" w:cs="Calibri Light"/>
        </w:rPr>
        <w:t>Un horaire</w:t>
      </w:r>
    </w:p>
    <w:p w14:paraId="19DEBF8F" w14:textId="77777777" w:rsidR="00B42315" w:rsidRDefault="00B42315" w:rsidP="00B42315">
      <w:pPr>
        <w:pStyle w:val="Paragraphedeliste"/>
        <w:numPr>
          <w:ilvl w:val="0"/>
          <w:numId w:val="81"/>
        </w:numPr>
        <w:spacing w:after="0" w:line="274" w:lineRule="auto"/>
        <w:jc w:val="both"/>
        <w:rPr>
          <w:rFonts w:ascii="Calibri Light" w:hAnsi="Calibri Light" w:cs="Calibri Light"/>
        </w:rPr>
      </w:pPr>
      <w:r>
        <w:rPr>
          <w:rFonts w:ascii="Calibri Light" w:hAnsi="Calibri Light" w:cs="Calibri Light"/>
        </w:rPr>
        <w:t>Un évènement</w:t>
      </w:r>
    </w:p>
    <w:p w14:paraId="11678F5E" w14:textId="77777777" w:rsidR="00B42315" w:rsidRPr="005E1267" w:rsidRDefault="00B42315" w:rsidP="00B42315">
      <w:pPr>
        <w:pStyle w:val="Paragraphedeliste"/>
        <w:numPr>
          <w:ilvl w:val="0"/>
          <w:numId w:val="81"/>
        </w:numPr>
        <w:spacing w:after="0" w:line="274" w:lineRule="auto"/>
        <w:jc w:val="both"/>
        <w:rPr>
          <w:rFonts w:ascii="Calibri Light" w:hAnsi="Calibri Light" w:cs="Calibri Light"/>
        </w:rPr>
      </w:pPr>
      <w:r>
        <w:rPr>
          <w:rFonts w:ascii="Calibri Light" w:hAnsi="Calibri Light" w:cs="Calibri Light"/>
        </w:rPr>
        <w:t>Un appel d’un système externe</w:t>
      </w:r>
    </w:p>
    <w:p w14:paraId="4CF3C863" w14:textId="77777777" w:rsidR="00B42315" w:rsidRDefault="00B42315" w:rsidP="00B42315">
      <w:pPr>
        <w:jc w:val="both"/>
        <w:rPr>
          <w:rFonts w:ascii="Calibri Light" w:hAnsi="Calibri Light" w:cs="Calibri Light"/>
          <w:b/>
          <w:bCs/>
        </w:rPr>
      </w:pPr>
    </w:p>
    <w:p w14:paraId="3F5B637E" w14:textId="77777777" w:rsidR="00B42315" w:rsidRPr="00960F86" w:rsidRDefault="00B42315" w:rsidP="00B42315">
      <w:pPr>
        <w:jc w:val="both"/>
        <w:rPr>
          <w:rStyle w:val="Rfrencelgre"/>
          <w:rFonts w:ascii="Calibri Light" w:hAnsi="Calibri Light" w:cs="Calibri Light"/>
          <w:smallCaps w:val="0"/>
          <w:color w:val="000000" w:themeColor="text1"/>
        </w:rPr>
      </w:pPr>
      <w:r>
        <w:rPr>
          <w:rStyle w:val="Rfrencelgre"/>
        </w:rPr>
        <w:t>Déclenchement horaire</w:t>
      </w:r>
    </w:p>
    <w:p w14:paraId="3004B756" w14:textId="77777777" w:rsidR="00B42315" w:rsidRPr="003F79EC" w:rsidRDefault="00B42315" w:rsidP="00B42315"/>
    <w:p w14:paraId="3FFA1A8F" w14:textId="77777777" w:rsidR="00B42315" w:rsidRDefault="00B42315" w:rsidP="00B42315">
      <w:pPr>
        <w:jc w:val="both"/>
        <w:rPr>
          <w:rFonts w:ascii="Calibri Light" w:hAnsi="Calibri Light" w:cs="Calibri Light"/>
        </w:rPr>
      </w:pPr>
      <w:r w:rsidRPr="00B2004F">
        <w:rPr>
          <w:rFonts w:ascii="Calibri Light" w:hAnsi="Calibri Light" w:cs="Calibri Light"/>
        </w:rPr>
        <w:t>Ce</w:t>
      </w:r>
      <w:r>
        <w:rPr>
          <w:rFonts w:ascii="Calibri Light" w:hAnsi="Calibri Light" w:cs="Calibri Light"/>
        </w:rPr>
        <w:t xml:space="preserve"> déclenchement est piloté par un ordonnanceur. Celui de Bouygues-Construction est $</w:t>
      </w:r>
      <w:proofErr w:type="spellStart"/>
      <w:r>
        <w:rPr>
          <w:rFonts w:ascii="Calibri Light" w:hAnsi="Calibri Light" w:cs="Calibri Light"/>
        </w:rPr>
        <w:t>Universe</w:t>
      </w:r>
      <w:proofErr w:type="spellEnd"/>
      <w:r>
        <w:rPr>
          <w:rFonts w:ascii="Calibri Light" w:hAnsi="Calibri Light" w:cs="Calibri Light"/>
        </w:rPr>
        <w:t xml:space="preserve">. Il ne faut pas utiliser l’ordonnanceur interne de </w:t>
      </w:r>
      <w:proofErr w:type="spellStart"/>
      <w:r>
        <w:rPr>
          <w:rFonts w:ascii="Calibri Light" w:hAnsi="Calibri Light" w:cs="Calibri Light"/>
        </w:rPr>
        <w:t>Mulesoft</w:t>
      </w:r>
      <w:proofErr w:type="spellEnd"/>
      <w:r>
        <w:rPr>
          <w:rFonts w:ascii="Calibri Light" w:hAnsi="Calibri Light" w:cs="Calibri Light"/>
        </w:rPr>
        <w:t xml:space="preserve"> sauf si spécifié par la Médiation.</w:t>
      </w:r>
    </w:p>
    <w:p w14:paraId="78D9C241" w14:textId="77777777" w:rsidR="00B42315" w:rsidRDefault="00B42315" w:rsidP="00B42315">
      <w:pPr>
        <w:jc w:val="both"/>
        <w:rPr>
          <w:rFonts w:ascii="Calibri Light" w:hAnsi="Calibri Light" w:cs="Calibri Light"/>
        </w:rPr>
      </w:pPr>
    </w:p>
    <w:p w14:paraId="54FE1D71" w14:textId="77777777" w:rsidR="00B42315" w:rsidRPr="00960F86" w:rsidRDefault="00B42315" w:rsidP="00B42315">
      <w:pPr>
        <w:jc w:val="both"/>
        <w:rPr>
          <w:rStyle w:val="Rfrencelgre"/>
          <w:rFonts w:ascii="Calibri Light" w:hAnsi="Calibri Light" w:cs="Calibri Light"/>
          <w:smallCaps w:val="0"/>
          <w:color w:val="000000" w:themeColor="text1"/>
        </w:rPr>
      </w:pPr>
      <w:r>
        <w:rPr>
          <w:rStyle w:val="Rfrencelgre"/>
        </w:rPr>
        <w:t>Evènementiel</w:t>
      </w:r>
    </w:p>
    <w:p w14:paraId="33BC4C32" w14:textId="77777777" w:rsidR="00B42315" w:rsidRPr="003F79EC" w:rsidRDefault="00B42315" w:rsidP="00B42315"/>
    <w:p w14:paraId="59C3F354" w14:textId="77777777" w:rsidR="00B42315" w:rsidRPr="00301EAA" w:rsidRDefault="00B42315" w:rsidP="00B42315">
      <w:pPr>
        <w:jc w:val="both"/>
        <w:rPr>
          <w:rFonts w:ascii="Calibri Light" w:hAnsi="Calibri Light" w:cs="Calibri Light"/>
        </w:rPr>
      </w:pPr>
      <w:r w:rsidRPr="00B2004F">
        <w:rPr>
          <w:rFonts w:ascii="Calibri Light" w:hAnsi="Calibri Light" w:cs="Calibri Light"/>
        </w:rPr>
        <w:t>Ce</w:t>
      </w:r>
      <w:r>
        <w:rPr>
          <w:rFonts w:ascii="Calibri Light" w:hAnsi="Calibri Light" w:cs="Calibri Light"/>
        </w:rPr>
        <w:t xml:space="preserve"> type de déclenchement est celui qu’il faut privilégier car il permet la prise en compte des conséquences d’un changement fonctionnel en temps réel.</w:t>
      </w:r>
    </w:p>
    <w:p w14:paraId="4D5ABD33" w14:textId="77777777" w:rsidR="00B42315" w:rsidRDefault="00B42315" w:rsidP="00B42315">
      <w:pPr>
        <w:jc w:val="both"/>
        <w:rPr>
          <w:rFonts w:ascii="Calibri Light" w:hAnsi="Calibri Light" w:cs="Calibri Light"/>
        </w:rPr>
      </w:pPr>
    </w:p>
    <w:p w14:paraId="2D1925A5" w14:textId="77777777" w:rsidR="00B42315" w:rsidRPr="00960F86" w:rsidRDefault="00B42315" w:rsidP="00B42315">
      <w:pPr>
        <w:jc w:val="both"/>
        <w:rPr>
          <w:rStyle w:val="Rfrencelgre"/>
          <w:rFonts w:ascii="Calibri Light" w:hAnsi="Calibri Light" w:cs="Calibri Light"/>
          <w:smallCaps w:val="0"/>
          <w:color w:val="000000" w:themeColor="text1"/>
        </w:rPr>
      </w:pPr>
      <w:r>
        <w:rPr>
          <w:rStyle w:val="Rfrencelgre"/>
        </w:rPr>
        <w:t>Appel externe</w:t>
      </w:r>
    </w:p>
    <w:p w14:paraId="38C5F5CC" w14:textId="77777777" w:rsidR="00B42315" w:rsidRPr="003F79EC" w:rsidRDefault="00B42315" w:rsidP="00B42315"/>
    <w:p w14:paraId="1D735832" w14:textId="77777777" w:rsidR="00B42315" w:rsidRDefault="00B42315" w:rsidP="00B42315">
      <w:pPr>
        <w:jc w:val="both"/>
        <w:rPr>
          <w:rFonts w:ascii="Calibri Light" w:hAnsi="Calibri Light" w:cs="Calibri Light"/>
        </w:rPr>
      </w:pPr>
      <w:r>
        <w:rPr>
          <w:rFonts w:ascii="Calibri Light" w:hAnsi="Calibri Light" w:cs="Calibri Light"/>
        </w:rPr>
        <w:lastRenderedPageBreak/>
        <w:t>Le déclencheur de l’exécution d’un flux peut être un appel d’un système externe. Il faut alors que celui-ci appelle une url exposée au travers de la Gateway Azure avec une authentification de type JWT.</w:t>
      </w:r>
    </w:p>
    <w:p w14:paraId="6D0B3BC5" w14:textId="77777777" w:rsidR="00B42315" w:rsidRDefault="00B42315" w:rsidP="00B42315">
      <w:pPr>
        <w:jc w:val="both"/>
      </w:pPr>
    </w:p>
    <w:p w14:paraId="6300EAF4" w14:textId="77777777" w:rsidR="00B42315" w:rsidRDefault="00B42315" w:rsidP="00B42315">
      <w:pPr>
        <w:spacing w:line="240" w:lineRule="auto"/>
        <w:rPr>
          <w:b/>
          <w:bCs/>
          <w:color w:val="A28E6A" w:themeColor="accent3"/>
          <w:sz w:val="60"/>
          <w:szCs w:val="60"/>
        </w:rPr>
      </w:pPr>
      <w:r>
        <w:br w:type="page"/>
      </w:r>
    </w:p>
    <w:p w14:paraId="35426C2E" w14:textId="77777777" w:rsidR="00B42315" w:rsidRDefault="00B42315" w:rsidP="00B42315">
      <w:pPr>
        <w:pStyle w:val="Titre1"/>
      </w:pPr>
      <w:bookmarkStart w:id="38" w:name="_Toc210722662"/>
      <w:r>
        <w:lastRenderedPageBreak/>
        <w:t>Spécifications</w:t>
      </w:r>
      <w:bookmarkEnd w:id="38"/>
    </w:p>
    <w:p w14:paraId="503CFCDF" w14:textId="77777777" w:rsidR="00B42315" w:rsidRDefault="00B42315" w:rsidP="00B42315">
      <w:pPr>
        <w:jc w:val="both"/>
      </w:pPr>
    </w:p>
    <w:p w14:paraId="4EBDE0E3" w14:textId="77777777" w:rsidR="00B42315" w:rsidRPr="007964D7" w:rsidRDefault="00B42315" w:rsidP="00B42315">
      <w:pPr>
        <w:jc w:val="both"/>
      </w:pPr>
      <w:r w:rsidRPr="00C40248">
        <w:rPr>
          <w:rFonts w:ascii="Calibri Light" w:hAnsi="Calibri Light" w:cs="Calibri Light"/>
        </w:rPr>
        <w:t>L</w:t>
      </w:r>
      <w:r>
        <w:rPr>
          <w:rFonts w:ascii="Calibri Light" w:hAnsi="Calibri Light" w:cs="Calibri Light"/>
        </w:rPr>
        <w:t>’étape de</w:t>
      </w:r>
      <w:r w:rsidRPr="00C40248">
        <w:rPr>
          <w:rFonts w:ascii="Calibri Light" w:hAnsi="Calibri Light" w:cs="Calibri Light"/>
        </w:rPr>
        <w:t>s spécification</w:t>
      </w:r>
      <w:r>
        <w:rPr>
          <w:rFonts w:ascii="Calibri Light" w:hAnsi="Calibri Light" w:cs="Calibri Light"/>
        </w:rPr>
        <w:t xml:space="preserve">s est primordiale. Il est important de </w:t>
      </w:r>
      <w:r w:rsidRPr="00ED341C">
        <w:rPr>
          <w:rFonts w:ascii="Calibri Light" w:hAnsi="Calibri Light" w:cs="Calibri Light"/>
          <w:b/>
          <w:bCs/>
        </w:rPr>
        <w:t>s’appuyer sur le dernier modèle</w:t>
      </w:r>
      <w:r>
        <w:rPr>
          <w:rFonts w:ascii="Calibri Light" w:hAnsi="Calibri Light" w:cs="Calibri Light"/>
        </w:rPr>
        <w:t xml:space="preserve"> de spécification. Le modèle est autoporteur et ne nécessite pas de complément : </w:t>
      </w:r>
      <w:hyperlink r:id="rId23" w:history="1">
        <w:r w:rsidRPr="007964D7">
          <w:rPr>
            <w:rStyle w:val="Lienhypertexte"/>
          </w:rPr>
          <w:t>Spécifications</w:t>
        </w:r>
      </w:hyperlink>
    </w:p>
    <w:p w14:paraId="65693131" w14:textId="77777777" w:rsidR="00B42315" w:rsidRDefault="00B42315" w:rsidP="00B42315">
      <w:pPr>
        <w:jc w:val="both"/>
      </w:pPr>
    </w:p>
    <w:p w14:paraId="0F90FEA5" w14:textId="77777777" w:rsidR="00B42315" w:rsidRDefault="00B42315" w:rsidP="00B42315">
      <w:pPr>
        <w:pStyle w:val="Titre1"/>
      </w:pPr>
      <w:bookmarkStart w:id="39" w:name="_Toc210722663"/>
      <w:r>
        <w:t>Règles de sécurité</w:t>
      </w:r>
      <w:bookmarkEnd w:id="39"/>
    </w:p>
    <w:p w14:paraId="4885AB40" w14:textId="77777777" w:rsidR="00B42315" w:rsidRDefault="00B42315" w:rsidP="00B42315">
      <w:pPr>
        <w:jc w:val="both"/>
        <w:rPr>
          <w:rFonts w:ascii="Calibri Light" w:hAnsi="Calibri Light" w:cs="Calibri Light"/>
        </w:rPr>
      </w:pPr>
    </w:p>
    <w:p w14:paraId="4B078FA4" w14:textId="77777777" w:rsidR="00B42315" w:rsidRPr="00E312A5" w:rsidRDefault="00B42315" w:rsidP="00B42315">
      <w:pPr>
        <w:jc w:val="both"/>
        <w:rPr>
          <w:rFonts w:ascii="Calibri Light" w:hAnsi="Calibri Light" w:cs="Calibri Light"/>
        </w:rPr>
      </w:pPr>
      <w:r w:rsidRPr="00E312A5">
        <w:rPr>
          <w:rFonts w:ascii="Calibri Light" w:hAnsi="Calibri Light" w:cs="Calibri Light"/>
        </w:rPr>
        <w:t xml:space="preserve">Dans </w:t>
      </w:r>
      <w:proofErr w:type="spellStart"/>
      <w:r w:rsidRPr="00E312A5">
        <w:rPr>
          <w:rFonts w:ascii="Calibri Light" w:hAnsi="Calibri Light" w:cs="Calibri Light"/>
        </w:rPr>
        <w:t>Mulesoft</w:t>
      </w:r>
      <w:proofErr w:type="spellEnd"/>
      <w:r w:rsidRPr="00E312A5">
        <w:rPr>
          <w:rFonts w:ascii="Calibri Light" w:hAnsi="Calibri Light" w:cs="Calibri Light"/>
        </w:rPr>
        <w:t xml:space="preserve">, il existe 3 types d’APIs </w:t>
      </w:r>
      <w:r>
        <w:rPr>
          <w:rFonts w:ascii="Calibri Light" w:hAnsi="Calibri Light" w:cs="Calibri Light"/>
        </w:rPr>
        <w:t>définies par</w:t>
      </w:r>
      <w:r w:rsidRPr="00E312A5">
        <w:rPr>
          <w:rFonts w:ascii="Calibri Light" w:hAnsi="Calibri Light" w:cs="Calibri Light"/>
        </w:rPr>
        <w:t xml:space="preserve"> le principe de LED Api : Les « </w:t>
      </w:r>
      <w:proofErr w:type="spellStart"/>
      <w:r w:rsidRPr="00E312A5">
        <w:rPr>
          <w:rFonts w:ascii="Calibri Light" w:hAnsi="Calibri Light" w:cs="Calibri Light"/>
        </w:rPr>
        <w:t>eXperience</w:t>
      </w:r>
      <w:proofErr w:type="spellEnd"/>
      <w:r w:rsidRPr="00E312A5">
        <w:rPr>
          <w:rFonts w:ascii="Calibri Light" w:hAnsi="Calibri Light" w:cs="Calibri Light"/>
        </w:rPr>
        <w:t xml:space="preserve"> API », les « Process API » et les « System API » que l’on nomme communément XAPI, PAPI, SAPI. </w:t>
      </w:r>
    </w:p>
    <w:p w14:paraId="7C1E54CD" w14:textId="77777777" w:rsidR="00B42315" w:rsidRDefault="00B42315" w:rsidP="00B42315">
      <w:pPr>
        <w:jc w:val="both"/>
        <w:rPr>
          <w:rFonts w:ascii="Calibri Light" w:hAnsi="Calibri Light" w:cs="Calibri Light"/>
        </w:rPr>
      </w:pPr>
    </w:p>
    <w:p w14:paraId="32A82E97" w14:textId="77777777" w:rsidR="00B42315" w:rsidRPr="00FD0A21" w:rsidRDefault="00B42315" w:rsidP="00B42315">
      <w:pPr>
        <w:jc w:val="both"/>
        <w:rPr>
          <w:rFonts w:ascii="Calibri Light" w:hAnsi="Calibri Light" w:cs="Calibri Light"/>
          <w:b/>
          <w:bCs/>
        </w:rPr>
      </w:pPr>
      <w:r w:rsidRPr="00E312A5">
        <w:rPr>
          <w:rFonts w:ascii="Calibri Light" w:hAnsi="Calibri Light" w:cs="Calibri Light"/>
        </w:rPr>
        <w:t xml:space="preserve">L’ensemble de ces APIs doit être sécurisé </w:t>
      </w:r>
      <w:r w:rsidRPr="002F7545">
        <w:rPr>
          <w:rFonts w:ascii="Calibri Light" w:hAnsi="Calibri Light" w:cs="Calibri Light"/>
        </w:rPr>
        <w:t>via une</w:t>
      </w:r>
      <w:r w:rsidRPr="002F7545">
        <w:rPr>
          <w:rFonts w:ascii="Calibri Light" w:hAnsi="Calibri Light" w:cs="Calibri Light"/>
          <w:b/>
          <w:bCs/>
        </w:rPr>
        <w:t xml:space="preserve"> authentification AAD</w:t>
      </w:r>
      <w:r w:rsidRPr="00E312A5">
        <w:rPr>
          <w:rFonts w:ascii="Calibri Light" w:hAnsi="Calibri Light" w:cs="Calibri Light"/>
        </w:rPr>
        <w:t xml:space="preserve">. </w:t>
      </w:r>
      <w:r w:rsidRPr="00FD0A21">
        <w:rPr>
          <w:rFonts w:ascii="Calibri Light" w:hAnsi="Calibri Light" w:cs="Calibri Light"/>
          <w:b/>
          <w:bCs/>
        </w:rPr>
        <w:t xml:space="preserve">Cette authentification est obligatoire </w:t>
      </w:r>
      <w:r>
        <w:rPr>
          <w:rFonts w:ascii="Calibri Light" w:hAnsi="Calibri Light" w:cs="Calibri Light"/>
          <w:b/>
          <w:bCs/>
        </w:rPr>
        <w:t xml:space="preserve">sur toutes les APIs, </w:t>
      </w:r>
      <w:r w:rsidRPr="00FD0A21">
        <w:rPr>
          <w:rFonts w:ascii="Calibri Light" w:hAnsi="Calibri Light" w:cs="Calibri Light"/>
          <w:b/>
          <w:bCs/>
        </w:rPr>
        <w:t>sur tous les environnements.</w:t>
      </w:r>
    </w:p>
    <w:p w14:paraId="791022E8" w14:textId="77777777" w:rsidR="00B42315" w:rsidRDefault="00B42315" w:rsidP="00B42315">
      <w:pPr>
        <w:jc w:val="both"/>
        <w:rPr>
          <w:rFonts w:ascii="Calibri Light" w:hAnsi="Calibri Light" w:cs="Calibri Light"/>
        </w:rPr>
      </w:pPr>
    </w:p>
    <w:p w14:paraId="7B180621" w14:textId="77777777" w:rsidR="00B42315" w:rsidRDefault="00B42315" w:rsidP="00B42315">
      <w:pPr>
        <w:jc w:val="both"/>
        <w:rPr>
          <w:rFonts w:ascii="Calibri Light" w:hAnsi="Calibri Light" w:cs="Calibri Light"/>
          <w:b/>
          <w:bCs/>
        </w:rPr>
      </w:pPr>
      <w:r w:rsidRPr="00E312A5">
        <w:rPr>
          <w:rFonts w:ascii="Calibri Light" w:hAnsi="Calibri Light" w:cs="Calibri Light"/>
        </w:rPr>
        <w:t>De plus</w:t>
      </w:r>
      <w:r>
        <w:rPr>
          <w:rFonts w:ascii="Calibri Light" w:hAnsi="Calibri Light" w:cs="Calibri Light"/>
        </w:rPr>
        <w:t>,</w:t>
      </w:r>
      <w:r w:rsidRPr="00E312A5">
        <w:rPr>
          <w:rFonts w:ascii="Calibri Light" w:hAnsi="Calibri Light" w:cs="Calibri Light"/>
        </w:rPr>
        <w:t xml:space="preserve"> </w:t>
      </w:r>
      <w:r w:rsidRPr="00111F7E">
        <w:rPr>
          <w:rFonts w:ascii="Calibri Light" w:hAnsi="Calibri Light" w:cs="Calibri Light"/>
          <w:b/>
          <w:bCs/>
        </w:rPr>
        <w:t>les SAPI</w:t>
      </w:r>
      <w:r w:rsidRPr="00E312A5">
        <w:rPr>
          <w:rFonts w:ascii="Calibri Light" w:hAnsi="Calibri Light" w:cs="Calibri Light"/>
        </w:rPr>
        <w:t xml:space="preserve">, n’ayant pas </w:t>
      </w:r>
      <w:r>
        <w:rPr>
          <w:rFonts w:ascii="Calibri Light" w:hAnsi="Calibri Light" w:cs="Calibri Light"/>
        </w:rPr>
        <w:t>la</w:t>
      </w:r>
      <w:r w:rsidRPr="00E312A5">
        <w:rPr>
          <w:rFonts w:ascii="Calibri Light" w:hAnsi="Calibri Light" w:cs="Calibri Light"/>
        </w:rPr>
        <w:t xml:space="preserve"> vocation à être exposée en public, </w:t>
      </w:r>
      <w:r w:rsidRPr="00111F7E">
        <w:rPr>
          <w:rFonts w:ascii="Calibri Light" w:hAnsi="Calibri Light" w:cs="Calibri Light"/>
          <w:b/>
          <w:bCs/>
        </w:rPr>
        <w:t>sont privatisées.</w:t>
      </w:r>
      <w:r>
        <w:rPr>
          <w:rFonts w:ascii="Calibri Light" w:hAnsi="Calibri Light" w:cs="Calibri Light"/>
          <w:b/>
          <w:bCs/>
        </w:rPr>
        <w:t xml:space="preserve"> </w:t>
      </w:r>
      <w:r w:rsidRPr="00C73505">
        <w:rPr>
          <w:rFonts w:ascii="Calibri Light" w:hAnsi="Calibri Light" w:cs="Calibri Light"/>
        </w:rPr>
        <w:t xml:space="preserve">Elles ont une URL interne à </w:t>
      </w:r>
      <w:proofErr w:type="spellStart"/>
      <w:r w:rsidRPr="00C73505">
        <w:rPr>
          <w:rFonts w:ascii="Calibri Light" w:hAnsi="Calibri Light" w:cs="Calibri Light"/>
        </w:rPr>
        <w:t>Mulesoft</w:t>
      </w:r>
      <w:proofErr w:type="spellEnd"/>
      <w:r w:rsidRPr="00C73505">
        <w:rPr>
          <w:rFonts w:ascii="Calibri Light" w:hAnsi="Calibri Light" w:cs="Calibri Light"/>
        </w:rPr>
        <w:t>.</w:t>
      </w:r>
    </w:p>
    <w:p w14:paraId="63B016E6" w14:textId="77777777" w:rsidR="00B42315" w:rsidRPr="001E7810" w:rsidRDefault="00B42315" w:rsidP="00B42315">
      <w:pPr>
        <w:jc w:val="both"/>
        <w:rPr>
          <w:rFonts w:ascii="Calibri Light" w:hAnsi="Calibri Light" w:cs="Calibri Light"/>
        </w:rPr>
      </w:pPr>
    </w:p>
    <w:p w14:paraId="756B5995" w14:textId="77777777" w:rsidR="00B42315" w:rsidRDefault="00B42315" w:rsidP="00B42315">
      <w:pPr>
        <w:spacing w:line="240" w:lineRule="auto"/>
        <w:rPr>
          <w:b/>
          <w:bCs/>
          <w:color w:val="A28E6A" w:themeColor="accent3"/>
          <w:sz w:val="60"/>
          <w:szCs w:val="60"/>
        </w:rPr>
      </w:pPr>
      <w:r>
        <w:br w:type="page"/>
      </w:r>
    </w:p>
    <w:p w14:paraId="325895C7" w14:textId="77777777" w:rsidR="00B42315" w:rsidRDefault="00B42315" w:rsidP="00B42315">
      <w:pPr>
        <w:pStyle w:val="Titre1"/>
      </w:pPr>
      <w:bookmarkStart w:id="40" w:name="_Toc210722664"/>
      <w:r>
        <w:lastRenderedPageBreak/>
        <w:t>Développement</w:t>
      </w:r>
      <w:bookmarkEnd w:id="40"/>
    </w:p>
    <w:p w14:paraId="0B76B575" w14:textId="77777777" w:rsidR="00B42315" w:rsidRDefault="00B42315" w:rsidP="00B42315">
      <w:pPr>
        <w:jc w:val="both"/>
        <w:rPr>
          <w:rFonts w:ascii="Calibri Light" w:hAnsi="Calibri Light" w:cs="Calibri Light"/>
        </w:rPr>
      </w:pPr>
    </w:p>
    <w:p w14:paraId="641C0BE3" w14:textId="77777777" w:rsidR="00B42315" w:rsidRPr="00624CBA" w:rsidRDefault="00B42315" w:rsidP="00B42315">
      <w:pPr>
        <w:jc w:val="both"/>
        <w:rPr>
          <w:rFonts w:ascii="Calibri Light" w:hAnsi="Calibri Light" w:cs="Calibri Light"/>
        </w:rPr>
      </w:pPr>
      <w:r w:rsidRPr="00B60501">
        <w:rPr>
          <w:rFonts w:ascii="Calibri Light" w:hAnsi="Calibri Light" w:cs="Calibri Light"/>
        </w:rPr>
        <w:t xml:space="preserve">Les </w:t>
      </w:r>
      <w:r>
        <w:rPr>
          <w:rFonts w:ascii="Calibri Light" w:hAnsi="Calibri Light" w:cs="Calibri Light"/>
        </w:rPr>
        <w:t xml:space="preserve">principes généraux des APIs sont disponibles ici : </w:t>
      </w:r>
      <w:hyperlink r:id="rId24" w:history="1">
        <w:r w:rsidRPr="00624CBA">
          <w:rPr>
            <w:rStyle w:val="Lienhypertexte"/>
            <w:rFonts w:ascii="Calibri Light" w:hAnsi="Calibri Light" w:cs="Calibri Light"/>
          </w:rPr>
          <w:t>APIs – Principes généraux.docx</w:t>
        </w:r>
      </w:hyperlink>
    </w:p>
    <w:p w14:paraId="2301011F" w14:textId="77777777" w:rsidR="00B42315" w:rsidRDefault="00B42315" w:rsidP="00B42315">
      <w:pPr>
        <w:jc w:val="both"/>
      </w:pPr>
    </w:p>
    <w:p w14:paraId="7894CD30" w14:textId="77777777" w:rsidR="00B42315" w:rsidRDefault="00B42315" w:rsidP="00B42315">
      <w:pPr>
        <w:pStyle w:val="Titre2"/>
      </w:pPr>
      <w:bookmarkStart w:id="41" w:name="_Toc210722665"/>
      <w:r>
        <w:t>L’url des APIs</w:t>
      </w:r>
      <w:bookmarkEnd w:id="41"/>
    </w:p>
    <w:p w14:paraId="7F909CD9" w14:textId="77777777" w:rsidR="00B42315" w:rsidRDefault="00B42315" w:rsidP="00B42315">
      <w:pPr>
        <w:jc w:val="both"/>
        <w:rPr>
          <w:rFonts w:ascii="Calibri Light" w:hAnsi="Calibri Light" w:cs="Calibri Light"/>
        </w:rPr>
      </w:pPr>
    </w:p>
    <w:p w14:paraId="69DE3F1E" w14:textId="77777777" w:rsidR="00B42315" w:rsidRPr="001F553A" w:rsidRDefault="00B42315" w:rsidP="00B42315">
      <w:pPr>
        <w:jc w:val="both"/>
        <w:rPr>
          <w:rFonts w:ascii="Calibri Light" w:hAnsi="Calibri Light" w:cs="Calibri Light"/>
          <w:b/>
          <w:bCs/>
        </w:rPr>
      </w:pPr>
      <w:r w:rsidRPr="181C68DE">
        <w:rPr>
          <w:rFonts w:ascii="Calibri Light" w:hAnsi="Calibri Light" w:cs="Calibri Light"/>
        </w:rPr>
        <w:t>Les APIs doivent être appelées sur TOUS les environnements par leur</w:t>
      </w:r>
      <w:r>
        <w:rPr>
          <w:rFonts w:ascii="Calibri Light" w:hAnsi="Calibri Light" w:cs="Calibri Light"/>
        </w:rPr>
        <w:t>s</w:t>
      </w:r>
      <w:r w:rsidRPr="181C68DE">
        <w:rPr>
          <w:rFonts w:ascii="Calibri Light" w:hAnsi="Calibri Light" w:cs="Calibri Light"/>
        </w:rPr>
        <w:t xml:space="preserve"> </w:t>
      </w:r>
      <w:proofErr w:type="spellStart"/>
      <w:r w:rsidRPr="181C68DE">
        <w:rPr>
          <w:rFonts w:ascii="Calibri Light" w:hAnsi="Calibri Light" w:cs="Calibri Light"/>
        </w:rPr>
        <w:t>url</w:t>
      </w:r>
      <w:r>
        <w:rPr>
          <w:rFonts w:ascii="Calibri Light" w:hAnsi="Calibri Light" w:cs="Calibri Light"/>
        </w:rPr>
        <w:t>s</w:t>
      </w:r>
      <w:proofErr w:type="spellEnd"/>
      <w:r w:rsidRPr="181C68DE">
        <w:rPr>
          <w:rFonts w:ascii="Calibri Light" w:hAnsi="Calibri Light" w:cs="Calibri Light"/>
        </w:rPr>
        <w:t xml:space="preserve"> public</w:t>
      </w:r>
      <w:r>
        <w:rPr>
          <w:rFonts w:ascii="Calibri Light" w:hAnsi="Calibri Light" w:cs="Calibri Light"/>
        </w:rPr>
        <w:t>s (Celles qui passent par l’Azure Gateway)</w:t>
      </w:r>
      <w:r w:rsidRPr="00365DF9">
        <w:rPr>
          <w:rFonts w:ascii="Calibri Light" w:hAnsi="Calibri Light" w:cs="Calibri Light"/>
          <w:b/>
          <w:bCs/>
        </w:rPr>
        <w:t xml:space="preserve"> ou</w:t>
      </w:r>
      <w:r w:rsidRPr="181C68DE">
        <w:rPr>
          <w:rFonts w:ascii="Calibri Light" w:hAnsi="Calibri Light" w:cs="Calibri Light"/>
        </w:rPr>
        <w:t xml:space="preserve"> privé</w:t>
      </w:r>
      <w:r>
        <w:rPr>
          <w:rFonts w:ascii="Calibri Light" w:hAnsi="Calibri Light" w:cs="Calibri Light"/>
        </w:rPr>
        <w:t xml:space="preserve"> (Dans le cas des SAPI)</w:t>
      </w:r>
      <w:r w:rsidRPr="181C68DE">
        <w:rPr>
          <w:rFonts w:ascii="Calibri Light" w:hAnsi="Calibri Light" w:cs="Calibri Light"/>
        </w:rPr>
        <w:t xml:space="preserve">. </w:t>
      </w:r>
      <w:r w:rsidRPr="006F4412">
        <w:rPr>
          <w:rFonts w:ascii="Calibri Light" w:hAnsi="Calibri Light" w:cs="Calibri Light"/>
          <w:b/>
          <w:bCs/>
        </w:rPr>
        <w:t xml:space="preserve">Il ne faut pas appeler les APIs par les </w:t>
      </w:r>
      <w:proofErr w:type="spellStart"/>
      <w:r w:rsidRPr="006F4412">
        <w:rPr>
          <w:rFonts w:ascii="Calibri Light" w:hAnsi="Calibri Light" w:cs="Calibri Light"/>
          <w:b/>
          <w:bCs/>
        </w:rPr>
        <w:t>urls</w:t>
      </w:r>
      <w:proofErr w:type="spellEnd"/>
      <w:r w:rsidRPr="006F4412">
        <w:rPr>
          <w:rFonts w:ascii="Calibri Light" w:hAnsi="Calibri Light" w:cs="Calibri Light"/>
          <w:b/>
          <w:bCs/>
        </w:rPr>
        <w:t xml:space="preserve"> type </w:t>
      </w:r>
      <w:proofErr w:type="spellStart"/>
      <w:r w:rsidRPr="006F4412">
        <w:rPr>
          <w:rFonts w:ascii="Calibri Light" w:hAnsi="Calibri Light" w:cs="Calibri Light"/>
          <w:b/>
          <w:bCs/>
        </w:rPr>
        <w:t>cloudhub</w:t>
      </w:r>
      <w:proofErr w:type="spellEnd"/>
      <w:r w:rsidRPr="006F4412">
        <w:rPr>
          <w:rFonts w:ascii="Calibri Light" w:hAnsi="Calibri Light" w:cs="Calibri Light"/>
          <w:b/>
          <w:bCs/>
        </w:rPr>
        <w:t xml:space="preserve"> (ex : https://npd-cloudhub-api.bouygues-construction.com/dev/...)</w:t>
      </w:r>
    </w:p>
    <w:p w14:paraId="0E285FB5" w14:textId="77777777" w:rsidR="00B42315" w:rsidRPr="003125E8" w:rsidRDefault="00B42315" w:rsidP="00B42315">
      <w:pPr>
        <w:jc w:val="both"/>
        <w:rPr>
          <w:rFonts w:ascii="Calibri Light" w:hAnsi="Calibri Light" w:cs="Calibri Light"/>
        </w:rPr>
      </w:pPr>
    </w:p>
    <w:p w14:paraId="3DEC5542" w14:textId="77777777" w:rsidR="00B42315" w:rsidRDefault="00B42315" w:rsidP="00B42315">
      <w:pPr>
        <w:jc w:val="both"/>
        <w:rPr>
          <w:rFonts w:ascii="Calibri Light" w:hAnsi="Calibri Light" w:cs="Calibri Light"/>
          <w:lang w:val="en-US"/>
        </w:rPr>
      </w:pPr>
      <w:r>
        <w:rPr>
          <w:rFonts w:ascii="Calibri Light" w:hAnsi="Calibri Light" w:cs="Calibri Light"/>
          <w:lang w:val="en-US"/>
        </w:rPr>
        <w:t xml:space="preserve">XAPI et </w:t>
      </w:r>
      <w:proofErr w:type="gramStart"/>
      <w:r>
        <w:rPr>
          <w:rFonts w:ascii="Calibri Light" w:hAnsi="Calibri Light" w:cs="Calibri Light"/>
          <w:lang w:val="en-US"/>
        </w:rPr>
        <w:t xml:space="preserve">PAPI </w:t>
      </w:r>
      <w:r w:rsidRPr="00E312A5">
        <w:rPr>
          <w:rFonts w:ascii="Calibri Light" w:hAnsi="Calibri Light" w:cs="Calibri Light"/>
          <w:lang w:val="en-US"/>
        </w:rPr>
        <w:t>:</w:t>
      </w:r>
      <w:proofErr w:type="gramEnd"/>
    </w:p>
    <w:tbl>
      <w:tblPr>
        <w:tblStyle w:val="Grilledutableau"/>
        <w:tblW w:w="9209" w:type="dxa"/>
        <w:tblLook w:val="04A0" w:firstRow="1" w:lastRow="0" w:firstColumn="1" w:lastColumn="0" w:noHBand="0" w:noVBand="1"/>
      </w:tblPr>
      <w:tblGrid>
        <w:gridCol w:w="1830"/>
        <w:gridCol w:w="7379"/>
      </w:tblGrid>
      <w:tr w:rsidR="00B42315" w:rsidRPr="00F41853" w14:paraId="5AE9F01D" w14:textId="77777777" w:rsidTr="00ED1F38">
        <w:tc>
          <w:tcPr>
            <w:tcW w:w="1830" w:type="dxa"/>
          </w:tcPr>
          <w:p w14:paraId="2E8F88CA" w14:textId="77777777" w:rsidR="00B42315" w:rsidRDefault="00B42315" w:rsidP="00ED1F38">
            <w:pPr>
              <w:jc w:val="both"/>
              <w:rPr>
                <w:rFonts w:ascii="Calibri Light" w:hAnsi="Calibri Light" w:cs="Calibri Light"/>
                <w:lang w:val="en-US"/>
              </w:rPr>
            </w:pPr>
            <w:r>
              <w:rPr>
                <w:rFonts w:ascii="Calibri Light" w:hAnsi="Calibri Light" w:cs="Calibri Light"/>
              </w:rPr>
              <w:t>Développement</w:t>
            </w:r>
          </w:p>
        </w:tc>
        <w:tc>
          <w:tcPr>
            <w:tcW w:w="7379" w:type="dxa"/>
          </w:tcPr>
          <w:p w14:paraId="537F6F9E" w14:textId="77777777" w:rsidR="00B42315" w:rsidRPr="00BD4183" w:rsidRDefault="00B42315" w:rsidP="00ED1F38">
            <w:pPr>
              <w:jc w:val="both"/>
              <w:rPr>
                <w:rFonts w:ascii="Calibri Light" w:hAnsi="Calibri Light" w:cs="Calibri Light"/>
                <w:lang w:val="en-US"/>
              </w:rPr>
            </w:pPr>
            <w:proofErr w:type="gramStart"/>
            <w:r w:rsidRPr="00BD4183">
              <w:rPr>
                <w:rFonts w:ascii="Calibri Light" w:hAnsi="Calibri Light" w:cs="Calibri Light"/>
                <w:lang w:val="en-US"/>
              </w:rPr>
              <w:t>https://npd-api.bouygues-construction.com/dev/[</w:t>
            </w:r>
            <w:proofErr w:type="gramEnd"/>
            <w:r w:rsidRPr="00BD4183">
              <w:rPr>
                <w:rFonts w:ascii="Calibri Light" w:hAnsi="Calibri Light" w:cs="Calibri Light"/>
                <w:lang w:val="en-US"/>
              </w:rPr>
              <w:t>Runtime PUBLIC_NAM</w:t>
            </w:r>
            <w:r>
              <w:rPr>
                <w:rFonts w:ascii="Calibri Light" w:hAnsi="Calibri Light" w:cs="Calibri Light"/>
                <w:lang w:val="en-US"/>
              </w:rPr>
              <w:t>E_URL</w:t>
            </w:r>
            <w:r w:rsidRPr="00BD4183">
              <w:rPr>
                <w:rFonts w:ascii="Calibri Light" w:hAnsi="Calibri Light" w:cs="Calibri Light"/>
                <w:lang w:val="en-US"/>
              </w:rPr>
              <w:t>]/</w:t>
            </w:r>
            <w:proofErr w:type="spellStart"/>
            <w:r w:rsidRPr="00BD4183">
              <w:rPr>
                <w:rFonts w:ascii="Calibri Light" w:hAnsi="Calibri Light" w:cs="Calibri Light"/>
                <w:lang w:val="en-US"/>
              </w:rPr>
              <w:t>vX</w:t>
            </w:r>
            <w:proofErr w:type="spellEnd"/>
          </w:p>
        </w:tc>
      </w:tr>
      <w:tr w:rsidR="00B42315" w:rsidRPr="00F41853" w14:paraId="4E90A200" w14:textId="77777777" w:rsidTr="00ED1F38">
        <w:tc>
          <w:tcPr>
            <w:tcW w:w="1830" w:type="dxa"/>
          </w:tcPr>
          <w:p w14:paraId="5BAD8211" w14:textId="77777777" w:rsidR="00B42315" w:rsidRDefault="00B42315" w:rsidP="00ED1F38">
            <w:pPr>
              <w:jc w:val="both"/>
              <w:rPr>
                <w:rFonts w:ascii="Calibri Light" w:hAnsi="Calibri Light" w:cs="Calibri Light"/>
                <w:lang w:val="en-US"/>
              </w:rPr>
            </w:pPr>
            <w:r>
              <w:rPr>
                <w:rFonts w:ascii="Calibri Light" w:hAnsi="Calibri Light" w:cs="Calibri Light"/>
                <w:lang w:val="en-US"/>
              </w:rPr>
              <w:t>QA</w:t>
            </w:r>
          </w:p>
        </w:tc>
        <w:tc>
          <w:tcPr>
            <w:tcW w:w="7379" w:type="dxa"/>
          </w:tcPr>
          <w:p w14:paraId="2A63B7D8" w14:textId="77777777" w:rsidR="00B42315" w:rsidRPr="00E312A5" w:rsidRDefault="00B42315" w:rsidP="00ED1F38">
            <w:pPr>
              <w:jc w:val="both"/>
              <w:rPr>
                <w:rFonts w:ascii="Calibri Light" w:hAnsi="Calibri Light" w:cs="Calibri Light"/>
                <w:lang w:val="en-US"/>
              </w:rPr>
            </w:pPr>
            <w:proofErr w:type="gramStart"/>
            <w:r w:rsidRPr="00E312A5">
              <w:rPr>
                <w:rFonts w:ascii="Calibri Light" w:hAnsi="Calibri Light" w:cs="Calibri Light"/>
                <w:lang w:val="en-US"/>
              </w:rPr>
              <w:t>https://npd-api.bouygues-construction.com/</w:t>
            </w:r>
            <w:r>
              <w:rPr>
                <w:rFonts w:ascii="Calibri Light" w:hAnsi="Calibri Light" w:cs="Calibri Light"/>
                <w:lang w:val="en-US"/>
              </w:rPr>
              <w:t>qa</w:t>
            </w:r>
            <w:r w:rsidRPr="00E312A5">
              <w:rPr>
                <w:rFonts w:ascii="Calibri Light" w:hAnsi="Calibri Light" w:cs="Calibri Light"/>
                <w:lang w:val="en-US"/>
              </w:rPr>
              <w:t>/[</w:t>
            </w:r>
            <w:proofErr w:type="gramEnd"/>
            <w:r w:rsidRPr="00E312A5">
              <w:rPr>
                <w:rFonts w:ascii="Calibri Light" w:hAnsi="Calibri Light" w:cs="Calibri Light"/>
                <w:lang w:val="en-US"/>
              </w:rPr>
              <w:t xml:space="preserve">Runtime </w:t>
            </w:r>
            <w:r w:rsidRPr="00BD4183">
              <w:rPr>
                <w:rFonts w:ascii="Calibri Light" w:hAnsi="Calibri Light" w:cs="Calibri Light"/>
                <w:lang w:val="en-US"/>
              </w:rPr>
              <w:t>PUBLIC_NAM</w:t>
            </w:r>
            <w:r>
              <w:rPr>
                <w:rFonts w:ascii="Calibri Light" w:hAnsi="Calibri Light" w:cs="Calibri Light"/>
                <w:lang w:val="en-US"/>
              </w:rPr>
              <w:t>E_URL</w:t>
            </w:r>
            <w:r w:rsidRPr="00E312A5">
              <w:rPr>
                <w:rFonts w:ascii="Calibri Light" w:hAnsi="Calibri Light" w:cs="Calibri Light"/>
                <w:lang w:val="en-US"/>
              </w:rPr>
              <w:t>]/</w:t>
            </w:r>
            <w:proofErr w:type="spellStart"/>
            <w:r w:rsidRPr="00E312A5">
              <w:rPr>
                <w:rFonts w:ascii="Calibri Light" w:hAnsi="Calibri Light" w:cs="Calibri Light"/>
                <w:lang w:val="en-US"/>
              </w:rPr>
              <w:t>vX</w:t>
            </w:r>
            <w:proofErr w:type="spellEnd"/>
          </w:p>
        </w:tc>
      </w:tr>
      <w:tr w:rsidR="00B42315" w:rsidRPr="00F41853" w14:paraId="6F57154D" w14:textId="77777777" w:rsidTr="00ED1F38">
        <w:tc>
          <w:tcPr>
            <w:tcW w:w="1830" w:type="dxa"/>
          </w:tcPr>
          <w:p w14:paraId="1DA3AD3F" w14:textId="77777777" w:rsidR="00B42315" w:rsidRDefault="00B42315" w:rsidP="00ED1F38">
            <w:pPr>
              <w:jc w:val="both"/>
              <w:rPr>
                <w:rFonts w:ascii="Calibri Light" w:hAnsi="Calibri Light" w:cs="Calibri Light"/>
                <w:lang w:val="en-US"/>
              </w:rPr>
            </w:pPr>
            <w:proofErr w:type="spellStart"/>
            <w:r>
              <w:rPr>
                <w:rFonts w:ascii="Calibri Light" w:hAnsi="Calibri Light" w:cs="Calibri Light"/>
                <w:lang w:val="en-US"/>
              </w:rPr>
              <w:t>Préproduction</w:t>
            </w:r>
            <w:proofErr w:type="spellEnd"/>
          </w:p>
        </w:tc>
        <w:tc>
          <w:tcPr>
            <w:tcW w:w="7379" w:type="dxa"/>
          </w:tcPr>
          <w:p w14:paraId="2B3A1C29" w14:textId="77777777" w:rsidR="00B42315" w:rsidRPr="00E312A5" w:rsidRDefault="00B42315" w:rsidP="00ED1F38">
            <w:pPr>
              <w:jc w:val="both"/>
              <w:rPr>
                <w:rFonts w:ascii="Calibri Light" w:hAnsi="Calibri Light" w:cs="Calibri Light"/>
                <w:lang w:val="en-US"/>
              </w:rPr>
            </w:pPr>
            <w:proofErr w:type="gramStart"/>
            <w:r w:rsidRPr="00E312A5">
              <w:rPr>
                <w:rFonts w:ascii="Calibri Light" w:hAnsi="Calibri Light" w:cs="Calibri Light"/>
                <w:lang w:val="en-US"/>
              </w:rPr>
              <w:t>https://</w:t>
            </w:r>
            <w:r>
              <w:rPr>
                <w:rFonts w:ascii="Calibri Light" w:hAnsi="Calibri Light" w:cs="Calibri Light"/>
                <w:lang w:val="en-US"/>
              </w:rPr>
              <w:t>pre</w:t>
            </w:r>
            <w:r w:rsidRPr="00E312A5">
              <w:rPr>
                <w:rFonts w:ascii="Calibri Light" w:hAnsi="Calibri Light" w:cs="Calibri Light"/>
                <w:lang w:val="en-US"/>
              </w:rPr>
              <w:t>-api.bouygues-construction.com/</w:t>
            </w:r>
            <w:r>
              <w:rPr>
                <w:rFonts w:ascii="Calibri Light" w:hAnsi="Calibri Light" w:cs="Calibri Light"/>
                <w:lang w:val="en-US"/>
              </w:rPr>
              <w:t>[</w:t>
            </w:r>
            <w:proofErr w:type="gramEnd"/>
            <w:r w:rsidRPr="00E312A5">
              <w:rPr>
                <w:rFonts w:ascii="Calibri Light" w:hAnsi="Calibri Light" w:cs="Calibri Light"/>
                <w:lang w:val="en-US"/>
              </w:rPr>
              <w:t xml:space="preserve">Runtime </w:t>
            </w:r>
            <w:r w:rsidRPr="00BD4183">
              <w:rPr>
                <w:rFonts w:ascii="Calibri Light" w:hAnsi="Calibri Light" w:cs="Calibri Light"/>
                <w:lang w:val="en-US"/>
              </w:rPr>
              <w:t>PUBLIC_NAM</w:t>
            </w:r>
            <w:r>
              <w:rPr>
                <w:rFonts w:ascii="Calibri Light" w:hAnsi="Calibri Light" w:cs="Calibri Light"/>
                <w:lang w:val="en-US"/>
              </w:rPr>
              <w:t>E_URL</w:t>
            </w:r>
            <w:r w:rsidRPr="00E312A5">
              <w:rPr>
                <w:rFonts w:ascii="Calibri Light" w:hAnsi="Calibri Light" w:cs="Calibri Light"/>
                <w:lang w:val="en-US"/>
              </w:rPr>
              <w:t>]/</w:t>
            </w:r>
            <w:proofErr w:type="spellStart"/>
            <w:r w:rsidRPr="00E312A5">
              <w:rPr>
                <w:rFonts w:ascii="Calibri Light" w:hAnsi="Calibri Light" w:cs="Calibri Light"/>
                <w:lang w:val="en-US"/>
              </w:rPr>
              <w:t>vX</w:t>
            </w:r>
            <w:proofErr w:type="spellEnd"/>
          </w:p>
        </w:tc>
      </w:tr>
      <w:tr w:rsidR="00B42315" w:rsidRPr="00F41853" w14:paraId="75F6575A" w14:textId="77777777" w:rsidTr="00ED1F38">
        <w:tc>
          <w:tcPr>
            <w:tcW w:w="1830" w:type="dxa"/>
          </w:tcPr>
          <w:p w14:paraId="7AD924F4" w14:textId="77777777" w:rsidR="00B42315" w:rsidRDefault="00B42315" w:rsidP="00ED1F38">
            <w:pPr>
              <w:jc w:val="both"/>
              <w:rPr>
                <w:rFonts w:ascii="Calibri Light" w:hAnsi="Calibri Light" w:cs="Calibri Light"/>
                <w:lang w:val="en-US"/>
              </w:rPr>
            </w:pPr>
            <w:r>
              <w:rPr>
                <w:rFonts w:ascii="Calibri Light" w:hAnsi="Calibri Light" w:cs="Calibri Light"/>
                <w:lang w:val="en-US"/>
              </w:rPr>
              <w:t>Production</w:t>
            </w:r>
          </w:p>
        </w:tc>
        <w:tc>
          <w:tcPr>
            <w:tcW w:w="7379" w:type="dxa"/>
          </w:tcPr>
          <w:p w14:paraId="776B99C0" w14:textId="77777777" w:rsidR="00B42315" w:rsidRDefault="00B42315" w:rsidP="00ED1F38">
            <w:pPr>
              <w:jc w:val="both"/>
              <w:rPr>
                <w:rFonts w:ascii="Calibri Light" w:hAnsi="Calibri Light" w:cs="Calibri Light"/>
                <w:lang w:val="en-US"/>
              </w:rPr>
            </w:pPr>
            <w:proofErr w:type="gramStart"/>
            <w:r w:rsidRPr="00E312A5">
              <w:rPr>
                <w:rFonts w:ascii="Calibri Light" w:hAnsi="Calibri Light" w:cs="Calibri Light"/>
                <w:lang w:val="en-US"/>
              </w:rPr>
              <w:t>https://api.bouygues-construction.com/</w:t>
            </w:r>
            <w:r>
              <w:rPr>
                <w:rFonts w:ascii="Calibri Light" w:hAnsi="Calibri Light" w:cs="Calibri Light"/>
                <w:lang w:val="en-US"/>
              </w:rPr>
              <w:t>[</w:t>
            </w:r>
            <w:proofErr w:type="gramEnd"/>
            <w:r w:rsidRPr="00E312A5">
              <w:rPr>
                <w:rFonts w:ascii="Calibri Light" w:hAnsi="Calibri Light" w:cs="Calibri Light"/>
                <w:lang w:val="en-US"/>
              </w:rPr>
              <w:t xml:space="preserve">Runtime </w:t>
            </w:r>
            <w:r w:rsidRPr="00BD4183">
              <w:rPr>
                <w:rFonts w:ascii="Calibri Light" w:hAnsi="Calibri Light" w:cs="Calibri Light"/>
                <w:lang w:val="en-US"/>
              </w:rPr>
              <w:t>PUBLIC_NAM</w:t>
            </w:r>
            <w:r>
              <w:rPr>
                <w:rFonts w:ascii="Calibri Light" w:hAnsi="Calibri Light" w:cs="Calibri Light"/>
                <w:lang w:val="en-US"/>
              </w:rPr>
              <w:t>E_URL</w:t>
            </w:r>
            <w:r w:rsidRPr="00E312A5">
              <w:rPr>
                <w:rFonts w:ascii="Calibri Light" w:hAnsi="Calibri Light" w:cs="Calibri Light"/>
                <w:lang w:val="en-US"/>
              </w:rPr>
              <w:t>]/</w:t>
            </w:r>
            <w:proofErr w:type="spellStart"/>
            <w:r w:rsidRPr="00E312A5">
              <w:rPr>
                <w:rFonts w:ascii="Calibri Light" w:hAnsi="Calibri Light" w:cs="Calibri Light"/>
                <w:lang w:val="en-US"/>
              </w:rPr>
              <w:t>vX</w:t>
            </w:r>
            <w:proofErr w:type="spellEnd"/>
          </w:p>
        </w:tc>
      </w:tr>
    </w:tbl>
    <w:p w14:paraId="06821A99" w14:textId="77777777" w:rsidR="00B42315" w:rsidRPr="00BD4183" w:rsidRDefault="00B42315" w:rsidP="00B42315">
      <w:pPr>
        <w:jc w:val="both"/>
        <w:rPr>
          <w:rFonts w:ascii="Calibri Light" w:hAnsi="Calibri Light" w:cs="Calibri Light"/>
          <w:lang w:val="en-US"/>
        </w:rPr>
      </w:pPr>
    </w:p>
    <w:p w14:paraId="48431FA5" w14:textId="77777777" w:rsidR="00B42315" w:rsidRDefault="00B42315" w:rsidP="00B42315">
      <w:pPr>
        <w:jc w:val="both"/>
        <w:rPr>
          <w:rFonts w:ascii="Calibri Light" w:hAnsi="Calibri Light" w:cs="Calibri Light"/>
        </w:rPr>
      </w:pPr>
      <w:r>
        <w:rPr>
          <w:rFonts w:ascii="Calibri Light" w:hAnsi="Calibri Light" w:cs="Calibri Light"/>
        </w:rPr>
        <w:t>SAPI :</w:t>
      </w:r>
    </w:p>
    <w:tbl>
      <w:tblPr>
        <w:tblStyle w:val="Grilledutableau"/>
        <w:tblW w:w="9209" w:type="dxa"/>
        <w:tblLook w:val="04A0" w:firstRow="1" w:lastRow="0" w:firstColumn="1" w:lastColumn="0" w:noHBand="0" w:noVBand="1"/>
      </w:tblPr>
      <w:tblGrid>
        <w:gridCol w:w="1838"/>
        <w:gridCol w:w="7371"/>
      </w:tblGrid>
      <w:tr w:rsidR="00B42315" w14:paraId="39D1F4F5" w14:textId="77777777" w:rsidTr="00ED1F38">
        <w:tc>
          <w:tcPr>
            <w:tcW w:w="1838" w:type="dxa"/>
          </w:tcPr>
          <w:p w14:paraId="5221E265" w14:textId="77777777" w:rsidR="00B42315" w:rsidRDefault="00B42315" w:rsidP="00ED1F38">
            <w:pPr>
              <w:jc w:val="both"/>
              <w:rPr>
                <w:rFonts w:ascii="Calibri Light" w:hAnsi="Calibri Light" w:cs="Calibri Light"/>
                <w:lang w:val="en-US"/>
              </w:rPr>
            </w:pPr>
            <w:r>
              <w:rPr>
                <w:rFonts w:ascii="Calibri Light" w:hAnsi="Calibri Light" w:cs="Calibri Light"/>
              </w:rPr>
              <w:t>Tous les env.</w:t>
            </w:r>
          </w:p>
        </w:tc>
        <w:tc>
          <w:tcPr>
            <w:tcW w:w="7371" w:type="dxa"/>
          </w:tcPr>
          <w:p w14:paraId="78F71448" w14:textId="77777777" w:rsidR="00B42315" w:rsidRPr="00E312A5" w:rsidRDefault="00B42315" w:rsidP="00ED1F38">
            <w:pPr>
              <w:jc w:val="both"/>
              <w:rPr>
                <w:rFonts w:ascii="Calibri Light" w:hAnsi="Calibri Light" w:cs="Calibri Light"/>
                <w:lang w:val="en-US"/>
              </w:rPr>
            </w:pPr>
            <w:r w:rsidRPr="00E312A5">
              <w:rPr>
                <w:rFonts w:ascii="Calibri Light" w:hAnsi="Calibri Light" w:cs="Calibri Light"/>
                <w:lang w:val="en-US"/>
              </w:rPr>
              <w:t xml:space="preserve">https:// [Runtime </w:t>
            </w:r>
            <w:r>
              <w:rPr>
                <w:rFonts w:ascii="Calibri Light" w:hAnsi="Calibri Light" w:cs="Calibri Light"/>
                <w:lang w:val="en-US"/>
              </w:rPr>
              <w:t>API_</w:t>
            </w:r>
            <w:r w:rsidRPr="00E312A5">
              <w:rPr>
                <w:rFonts w:ascii="Calibri Light" w:hAnsi="Calibri Light" w:cs="Calibri Light"/>
                <w:lang w:val="en-US"/>
              </w:rPr>
              <w:t>N</w:t>
            </w:r>
            <w:r>
              <w:rPr>
                <w:rFonts w:ascii="Calibri Light" w:hAnsi="Calibri Light" w:cs="Calibri Light"/>
                <w:lang w:val="en-US"/>
              </w:rPr>
              <w:t>AME</w:t>
            </w:r>
            <w:r w:rsidRPr="00E312A5">
              <w:rPr>
                <w:rFonts w:ascii="Calibri Light" w:hAnsi="Calibri Light" w:cs="Calibri Light"/>
                <w:lang w:val="en-US"/>
              </w:rPr>
              <w:t>]</w:t>
            </w:r>
            <w:r>
              <w:rPr>
                <w:rFonts w:ascii="Calibri Light" w:hAnsi="Calibri Light" w:cs="Calibri Light"/>
                <w:lang w:val="en-US"/>
              </w:rPr>
              <w:t>-******.internal-79gibt.deu-c1.eu1.cloudhub.io</w:t>
            </w:r>
          </w:p>
        </w:tc>
      </w:tr>
    </w:tbl>
    <w:p w14:paraId="46AF3CEF" w14:textId="77777777" w:rsidR="00B42315" w:rsidRDefault="00B42315" w:rsidP="00B42315">
      <w:pPr>
        <w:jc w:val="both"/>
        <w:rPr>
          <w:rFonts w:ascii="Calibri Light" w:hAnsi="Calibri Light" w:cs="Calibri Light"/>
        </w:rPr>
      </w:pPr>
    </w:p>
    <w:p w14:paraId="4BC1862C" w14:textId="77777777" w:rsidR="00B42315" w:rsidRDefault="00B42315" w:rsidP="00B42315">
      <w:pPr>
        <w:jc w:val="both"/>
        <w:rPr>
          <w:rFonts w:ascii="Calibri Light" w:hAnsi="Calibri Light" w:cs="Calibri Light"/>
        </w:rPr>
      </w:pPr>
      <w:r>
        <w:rPr>
          <w:rFonts w:ascii="Calibri Light" w:hAnsi="Calibri Light" w:cs="Calibri Light"/>
        </w:rPr>
        <w:t xml:space="preserve">Pour information, </w:t>
      </w:r>
      <w:r w:rsidRPr="007E3C5D">
        <w:rPr>
          <w:rFonts w:ascii="Calibri Light" w:hAnsi="Calibri Light" w:cs="Calibri Light"/>
          <w:b/>
          <w:bCs/>
        </w:rPr>
        <w:t xml:space="preserve">le timeout pour les </w:t>
      </w:r>
      <w:proofErr w:type="spellStart"/>
      <w:r w:rsidRPr="007E3C5D">
        <w:rPr>
          <w:rFonts w:ascii="Calibri Light" w:hAnsi="Calibri Light" w:cs="Calibri Light"/>
          <w:b/>
          <w:bCs/>
        </w:rPr>
        <w:t>PAPIs</w:t>
      </w:r>
      <w:proofErr w:type="spellEnd"/>
      <w:r>
        <w:rPr>
          <w:rFonts w:ascii="Calibri Light" w:hAnsi="Calibri Light" w:cs="Calibri Light"/>
          <w:b/>
          <w:bCs/>
        </w:rPr>
        <w:t xml:space="preserve"> et </w:t>
      </w:r>
      <w:proofErr w:type="spellStart"/>
      <w:r>
        <w:rPr>
          <w:rFonts w:ascii="Calibri Light" w:hAnsi="Calibri Light" w:cs="Calibri Light"/>
          <w:b/>
          <w:bCs/>
        </w:rPr>
        <w:t>XAPIs</w:t>
      </w:r>
      <w:proofErr w:type="spellEnd"/>
      <w:r w:rsidRPr="007E3C5D">
        <w:rPr>
          <w:rFonts w:ascii="Calibri Light" w:hAnsi="Calibri Light" w:cs="Calibri Light"/>
          <w:b/>
          <w:bCs/>
        </w:rPr>
        <w:t xml:space="preserve"> est de 3 minutes</w:t>
      </w:r>
      <w:r>
        <w:rPr>
          <w:rFonts w:ascii="Calibri Light" w:hAnsi="Calibri Light" w:cs="Calibri Light"/>
        </w:rPr>
        <w:t xml:space="preserve"> (piloté par l’azure Gateway) et est de </w:t>
      </w:r>
      <w:r w:rsidRPr="00F44BDB">
        <w:rPr>
          <w:rFonts w:ascii="Calibri Light" w:hAnsi="Calibri Light" w:cs="Calibri Light"/>
          <w:b/>
          <w:bCs/>
        </w:rPr>
        <w:t xml:space="preserve">5 minutes pour les </w:t>
      </w:r>
      <w:proofErr w:type="spellStart"/>
      <w:r w:rsidRPr="00F44BDB">
        <w:rPr>
          <w:rFonts w:ascii="Calibri Light" w:hAnsi="Calibri Light" w:cs="Calibri Light"/>
          <w:b/>
          <w:bCs/>
        </w:rPr>
        <w:t>SAPIs</w:t>
      </w:r>
      <w:proofErr w:type="spellEnd"/>
      <w:r>
        <w:rPr>
          <w:rFonts w:ascii="Calibri Light" w:hAnsi="Calibri Light" w:cs="Calibri Light"/>
        </w:rPr>
        <w:t xml:space="preserve"> (piloté par la plateforme </w:t>
      </w:r>
      <w:proofErr w:type="spellStart"/>
      <w:r>
        <w:rPr>
          <w:rFonts w:ascii="Calibri Light" w:hAnsi="Calibri Light" w:cs="Calibri Light"/>
        </w:rPr>
        <w:t>Mulesoft</w:t>
      </w:r>
      <w:proofErr w:type="spellEnd"/>
      <w:r>
        <w:rPr>
          <w:rFonts w:ascii="Calibri Light" w:hAnsi="Calibri Light" w:cs="Calibri Light"/>
        </w:rPr>
        <w:t>)</w:t>
      </w:r>
    </w:p>
    <w:p w14:paraId="5A452EA8" w14:textId="77777777" w:rsidR="00B42315" w:rsidRDefault="00B42315" w:rsidP="00B42315">
      <w:pPr>
        <w:jc w:val="both"/>
        <w:rPr>
          <w:rFonts w:ascii="Calibri Light" w:hAnsi="Calibri Light" w:cs="Calibri Light"/>
        </w:rPr>
      </w:pPr>
    </w:p>
    <w:p w14:paraId="2B1BD9B8" w14:textId="77777777" w:rsidR="00B42315" w:rsidRDefault="00B42315" w:rsidP="00B42315">
      <w:pPr>
        <w:pStyle w:val="Titre2"/>
      </w:pPr>
      <w:bookmarkStart w:id="42" w:name="_Toc210722666"/>
      <w:r>
        <w:t xml:space="preserve">Nom des </w:t>
      </w:r>
      <w:proofErr w:type="spellStart"/>
      <w:r>
        <w:t>endPoints</w:t>
      </w:r>
      <w:bookmarkEnd w:id="42"/>
      <w:proofErr w:type="spellEnd"/>
    </w:p>
    <w:p w14:paraId="667C36E4" w14:textId="77777777" w:rsidR="00B42315" w:rsidRPr="00BC75FD" w:rsidRDefault="00B42315" w:rsidP="00B42315">
      <w:pPr>
        <w:jc w:val="both"/>
        <w:rPr>
          <w:rFonts w:ascii="Calibri Light" w:hAnsi="Calibri Light" w:cs="Calibri Light"/>
        </w:rPr>
      </w:pPr>
    </w:p>
    <w:p w14:paraId="4652BADE" w14:textId="77777777" w:rsidR="00B42315" w:rsidRDefault="00B42315" w:rsidP="00B42315">
      <w:pPr>
        <w:jc w:val="both"/>
        <w:rPr>
          <w:rFonts w:ascii="Calibri Light" w:hAnsi="Calibri Light" w:cs="Calibri Light"/>
        </w:rPr>
      </w:pPr>
      <w:r w:rsidRPr="00BC75FD">
        <w:rPr>
          <w:rFonts w:ascii="Calibri Light" w:hAnsi="Calibri Light" w:cs="Calibri Light"/>
        </w:rPr>
        <w:t xml:space="preserve">Une URI réfère à une ressource qui est une </w:t>
      </w:r>
      <w:r>
        <w:rPr>
          <w:rFonts w:ascii="Calibri Light" w:hAnsi="Calibri Light" w:cs="Calibri Light"/>
        </w:rPr>
        <w:t>« </w:t>
      </w:r>
      <w:r w:rsidRPr="00BC75FD">
        <w:rPr>
          <w:rFonts w:ascii="Calibri Light" w:hAnsi="Calibri Light" w:cs="Calibri Light"/>
        </w:rPr>
        <w:t>chose</w:t>
      </w:r>
      <w:r>
        <w:rPr>
          <w:rFonts w:ascii="Calibri Light" w:hAnsi="Calibri Light" w:cs="Calibri Light"/>
        </w:rPr>
        <w:t> »</w:t>
      </w:r>
      <w:r w:rsidRPr="00BC75FD">
        <w:rPr>
          <w:rFonts w:ascii="Calibri Light" w:hAnsi="Calibri Light" w:cs="Calibri Light"/>
        </w:rPr>
        <w:t xml:space="preserve"> au lieu de référer à une action. Par conséquent, </w:t>
      </w:r>
      <w:r>
        <w:rPr>
          <w:rFonts w:ascii="Calibri Light" w:hAnsi="Calibri Light" w:cs="Calibri Light"/>
        </w:rPr>
        <w:t xml:space="preserve">il </w:t>
      </w:r>
      <w:r w:rsidRPr="00F26D82">
        <w:rPr>
          <w:rFonts w:ascii="Calibri Light" w:hAnsi="Calibri Light" w:cs="Calibri Light"/>
          <w:b/>
          <w:bCs/>
        </w:rPr>
        <w:t>ne faut pas utiliser des actions (verbes) dans les noms de ressource</w:t>
      </w:r>
      <w:r w:rsidRPr="00BC75FD">
        <w:rPr>
          <w:rFonts w:ascii="Calibri Light" w:hAnsi="Calibri Light" w:cs="Calibri Light"/>
        </w:rPr>
        <w:t xml:space="preserve">. Par exemple, </w:t>
      </w:r>
      <w:proofErr w:type="spellStart"/>
      <w:r w:rsidRPr="00BC75FD">
        <w:rPr>
          <w:rFonts w:ascii="Calibri Light" w:hAnsi="Calibri Light" w:cs="Calibri Light"/>
          <w:i/>
        </w:rPr>
        <w:t>getOrders</w:t>
      </w:r>
      <w:proofErr w:type="spellEnd"/>
      <w:r w:rsidRPr="00BC75FD">
        <w:rPr>
          <w:rFonts w:ascii="Calibri Light" w:hAnsi="Calibri Light" w:cs="Calibri Light"/>
        </w:rPr>
        <w:t xml:space="preserve"> or </w:t>
      </w:r>
      <w:proofErr w:type="spellStart"/>
      <w:r w:rsidRPr="00BC75FD">
        <w:rPr>
          <w:rFonts w:ascii="Calibri Light" w:hAnsi="Calibri Light" w:cs="Calibri Light"/>
          <w:i/>
        </w:rPr>
        <w:t>deleteOrder</w:t>
      </w:r>
      <w:proofErr w:type="spellEnd"/>
      <w:r w:rsidRPr="00BC75FD">
        <w:rPr>
          <w:rFonts w:ascii="Calibri Light" w:hAnsi="Calibri Light" w:cs="Calibri Light"/>
        </w:rPr>
        <w:t xml:space="preserve"> doivent être évités</w:t>
      </w:r>
      <w:r>
        <w:rPr>
          <w:rFonts w:ascii="Calibri Light" w:hAnsi="Calibri Light" w:cs="Calibri Light"/>
        </w:rPr>
        <w:t xml:space="preserve"> et on doit avoir /</w:t>
      </w:r>
      <w:proofErr w:type="spellStart"/>
      <w:r>
        <w:rPr>
          <w:rFonts w:ascii="Calibri Light" w:hAnsi="Calibri Light" w:cs="Calibri Light"/>
        </w:rPr>
        <w:t>orders</w:t>
      </w:r>
      <w:proofErr w:type="spellEnd"/>
      <w:r>
        <w:rPr>
          <w:rFonts w:ascii="Calibri Light" w:hAnsi="Calibri Light" w:cs="Calibri Light"/>
        </w:rPr>
        <w:t>, l’</w:t>
      </w:r>
      <w:r w:rsidRPr="00BC75FD">
        <w:rPr>
          <w:rFonts w:ascii="Calibri Light" w:hAnsi="Calibri Light" w:cs="Calibri Light"/>
        </w:rPr>
        <w:t xml:space="preserve">action </w:t>
      </w:r>
      <w:r>
        <w:rPr>
          <w:rFonts w:ascii="Calibri Light" w:hAnsi="Calibri Light" w:cs="Calibri Light"/>
        </w:rPr>
        <w:t>étant pilotée</w:t>
      </w:r>
      <w:r w:rsidRPr="00BC75FD">
        <w:rPr>
          <w:rFonts w:ascii="Calibri Light" w:hAnsi="Calibri Light" w:cs="Calibri Light"/>
        </w:rPr>
        <w:t xml:space="preserve"> via la méthode HTTP concernée, tel que GET ou DELETE.</w:t>
      </w:r>
    </w:p>
    <w:p w14:paraId="6ED7C205" w14:textId="77777777" w:rsidR="00B42315" w:rsidRDefault="00B42315" w:rsidP="00B42315">
      <w:pPr>
        <w:jc w:val="both"/>
        <w:rPr>
          <w:rFonts w:ascii="Calibri Light" w:hAnsi="Calibri Light" w:cs="Calibri Light"/>
        </w:rPr>
      </w:pPr>
    </w:p>
    <w:p w14:paraId="663B1ED1" w14:textId="77777777" w:rsidR="00B42315" w:rsidRPr="00740E95" w:rsidRDefault="00B42315" w:rsidP="00B42315">
      <w:pPr>
        <w:jc w:val="both"/>
        <w:rPr>
          <w:rFonts w:ascii="Calibri Light" w:hAnsi="Calibri Light" w:cs="Calibri Light"/>
          <w:rPrChange w:id="43" w:author="HUMEAU, Xavier" w:date="2024-12-20T10:21:00Z" w16du:dateUtc="2024-12-20T09:21:00Z">
            <w:rPr>
              <w:rFonts w:ascii="Calibri Light" w:hAnsi="Calibri Light" w:cs="Calibri Light"/>
              <w:color w:val="FF0000"/>
            </w:rPr>
          </w:rPrChange>
        </w:rPr>
      </w:pPr>
      <w:r w:rsidRPr="00B42315">
        <w:rPr>
          <w:rFonts w:ascii="Calibri Light" w:hAnsi="Calibri Light" w:cs="Calibri Light"/>
        </w:rPr>
        <w:t xml:space="preserve">De plus, il faut </w:t>
      </w:r>
      <w:r w:rsidRPr="00740E95">
        <w:rPr>
          <w:rFonts w:ascii="Calibri Light" w:hAnsi="Calibri Light" w:cs="Calibri Light"/>
          <w:b/>
          <w:bCs/>
          <w:rPrChange w:id="44" w:author="HUMEAU, Xavier" w:date="2024-12-20T10:21:00Z" w16du:dateUtc="2024-12-20T09:21:00Z">
            <w:rPr>
              <w:rFonts w:ascii="Calibri Light" w:hAnsi="Calibri Light" w:cs="Calibri Light"/>
              <w:b/>
              <w:bCs/>
              <w:color w:val="FF0000"/>
            </w:rPr>
          </w:rPrChange>
        </w:rPr>
        <w:t>utiliser des noms pluriels</w:t>
      </w:r>
      <w:r w:rsidRPr="00740E95">
        <w:rPr>
          <w:rFonts w:ascii="Calibri Light" w:hAnsi="Calibri Light" w:cs="Calibri Light"/>
          <w:rPrChange w:id="45" w:author="HUMEAU, Xavier" w:date="2024-12-20T10:21:00Z" w16du:dateUtc="2024-12-20T09:21:00Z">
            <w:rPr>
              <w:rFonts w:ascii="Calibri Light" w:hAnsi="Calibri Light" w:cs="Calibri Light"/>
              <w:color w:val="FF0000"/>
            </w:rPr>
          </w:rPrChange>
        </w:rPr>
        <w:t xml:space="preserve"> par soucis de cohérence.</w:t>
      </w:r>
    </w:p>
    <w:p w14:paraId="051A3270" w14:textId="77777777" w:rsidR="00B42315" w:rsidRPr="00320C0D" w:rsidRDefault="00B42315" w:rsidP="00B42315">
      <w:pPr>
        <w:jc w:val="both"/>
        <w:rPr>
          <w:rFonts w:ascii="Calibri Light" w:hAnsi="Calibri Light" w:cs="Calibri Light"/>
          <w:color w:val="FF0000"/>
        </w:rPr>
      </w:pPr>
      <w:del w:id="46" w:author="HUMEAU, Xavier" w:date="2024-12-20T10:20:00Z" w16du:dateUtc="2024-12-20T09:20:00Z">
        <w:r w:rsidDel="00922D3B">
          <w:rPr>
            <w:rFonts w:ascii="Calibri Light" w:hAnsi="Calibri Light" w:cs="Calibri Light"/>
            <w:color w:val="FF0000"/>
          </w:rPr>
          <w:delText>X</w:delText>
        </w:r>
        <w:r w:rsidDel="00922D3B">
          <w:rPr>
            <w:rFonts w:ascii="Calibri Light" w:hAnsi="Calibri Light" w:cs="Calibri Light"/>
            <w:color w:val="FF0000"/>
          </w:rPr>
          <w:tab/>
        </w:r>
      </w:del>
    </w:p>
    <w:p w14:paraId="590DA57D" w14:textId="77777777" w:rsidR="00B42315" w:rsidRDefault="00B42315" w:rsidP="00B42315">
      <w:pPr>
        <w:jc w:val="both"/>
        <w:rPr>
          <w:rFonts w:ascii="Calibri Light" w:hAnsi="Calibri Light" w:cs="Calibri Light"/>
        </w:rPr>
      </w:pPr>
      <w:r>
        <w:rPr>
          <w:rFonts w:ascii="Calibri Light" w:hAnsi="Calibri Light" w:cs="Calibri Light"/>
        </w:rPr>
        <w:t xml:space="preserve">De plus, il faut </w:t>
      </w:r>
      <w:r w:rsidRPr="00F26D82">
        <w:rPr>
          <w:rFonts w:ascii="Calibri Light" w:hAnsi="Calibri Light" w:cs="Calibri Light"/>
          <w:b/>
          <w:bCs/>
        </w:rPr>
        <w:t>éviter d’utiliser des noms de ressource abstrait</w:t>
      </w:r>
      <w:r>
        <w:rPr>
          <w:rFonts w:ascii="Calibri Light" w:hAnsi="Calibri Light" w:cs="Calibri Light"/>
        </w:rPr>
        <w:t xml:space="preserve">. </w:t>
      </w:r>
      <w:r w:rsidRPr="00CA5EF6">
        <w:rPr>
          <w:rFonts w:ascii="Calibri Light" w:hAnsi="Calibri Light" w:cs="Calibri Light"/>
        </w:rPr>
        <w:t xml:space="preserve">La </w:t>
      </w:r>
      <w:proofErr w:type="spellStart"/>
      <w:r w:rsidRPr="00CA5EF6">
        <w:rPr>
          <w:rFonts w:ascii="Calibri Light" w:hAnsi="Calibri Light" w:cs="Calibri Light"/>
        </w:rPr>
        <w:t>tunnélisation</w:t>
      </w:r>
      <w:proofErr w:type="spellEnd"/>
      <w:r w:rsidRPr="00CA5EF6">
        <w:rPr>
          <w:rFonts w:ascii="Calibri Light" w:hAnsi="Calibri Light" w:cs="Calibri Light"/>
        </w:rPr>
        <w:t xml:space="preserve"> de multiples objets au travers de noms abstraits rend difficile la compréhension de ce que la ressource représente actuellement, ou comment la ressource API doit être utilisée. Par exemple, considérez les différents types de services - </w:t>
      </w:r>
      <w:proofErr w:type="spellStart"/>
      <w:r w:rsidRPr="00CA5EF6">
        <w:rPr>
          <w:rFonts w:ascii="Calibri Light" w:hAnsi="Calibri Light" w:cs="Calibri Light"/>
        </w:rPr>
        <w:t>order</w:t>
      </w:r>
      <w:proofErr w:type="spellEnd"/>
      <w:r w:rsidRPr="00CA5EF6">
        <w:rPr>
          <w:rFonts w:ascii="Calibri Light" w:hAnsi="Calibri Light" w:cs="Calibri Light"/>
        </w:rPr>
        <w:t xml:space="preserve">, </w:t>
      </w:r>
      <w:proofErr w:type="spellStart"/>
      <w:r w:rsidRPr="00CA5EF6">
        <w:rPr>
          <w:rFonts w:ascii="Calibri Light" w:hAnsi="Calibri Light" w:cs="Calibri Light"/>
        </w:rPr>
        <w:t>payment</w:t>
      </w:r>
      <w:proofErr w:type="spellEnd"/>
      <w:r w:rsidRPr="00CA5EF6">
        <w:rPr>
          <w:rFonts w:ascii="Calibri Light" w:hAnsi="Calibri Light" w:cs="Calibri Light"/>
        </w:rPr>
        <w:t xml:space="preserve"> &amp; </w:t>
      </w:r>
      <w:proofErr w:type="spellStart"/>
      <w:r w:rsidRPr="00CA5EF6">
        <w:rPr>
          <w:rFonts w:ascii="Calibri Light" w:hAnsi="Calibri Light" w:cs="Calibri Light"/>
        </w:rPr>
        <w:t>shipment</w:t>
      </w:r>
      <w:proofErr w:type="spellEnd"/>
      <w:r w:rsidRPr="00CA5EF6">
        <w:rPr>
          <w:rFonts w:ascii="Calibri Light" w:hAnsi="Calibri Light" w:cs="Calibri Light"/>
        </w:rPr>
        <w:t>. Représenter tous les services comme suit, /services serait trop abstraits.</w:t>
      </w:r>
      <w:r>
        <w:rPr>
          <w:rFonts w:ascii="Calibri Light" w:hAnsi="Calibri Light" w:cs="Calibri Light"/>
        </w:rPr>
        <w:t xml:space="preserve"> </w:t>
      </w:r>
    </w:p>
    <w:p w14:paraId="7B928C17" w14:textId="77777777" w:rsidR="00B42315" w:rsidRDefault="00B42315" w:rsidP="00B42315">
      <w:pPr>
        <w:jc w:val="both"/>
        <w:rPr>
          <w:rFonts w:ascii="Calibri Light" w:hAnsi="Calibri Light" w:cs="Calibri Light"/>
        </w:rPr>
      </w:pPr>
    </w:p>
    <w:p w14:paraId="40154CD6" w14:textId="77777777" w:rsidR="00B42315" w:rsidRDefault="00B42315" w:rsidP="00B42315">
      <w:pPr>
        <w:pStyle w:val="Titre2"/>
      </w:pPr>
      <w:bookmarkStart w:id="47" w:name="_Toc210722667"/>
      <w:r>
        <w:lastRenderedPageBreak/>
        <w:t>Mapper les actions aux verbes HTTP</w:t>
      </w:r>
      <w:bookmarkEnd w:id="47"/>
    </w:p>
    <w:p w14:paraId="0C317899" w14:textId="77777777" w:rsidR="00B42315" w:rsidRDefault="00B42315" w:rsidP="00B42315">
      <w:pPr>
        <w:jc w:val="both"/>
        <w:rPr>
          <w:rFonts w:ascii="Calibri Light" w:hAnsi="Calibri Light" w:cs="Calibri Light"/>
        </w:rPr>
      </w:pPr>
    </w:p>
    <w:tbl>
      <w:tblPr>
        <w:tblStyle w:val="Grilledutableau"/>
        <w:tblW w:w="0" w:type="auto"/>
        <w:tblLook w:val="04A0" w:firstRow="1" w:lastRow="0" w:firstColumn="1" w:lastColumn="0" w:noHBand="0" w:noVBand="1"/>
      </w:tblPr>
      <w:tblGrid>
        <w:gridCol w:w="1129"/>
        <w:gridCol w:w="4912"/>
        <w:gridCol w:w="3021"/>
      </w:tblGrid>
      <w:tr w:rsidR="00B42315" w14:paraId="09C8B08C" w14:textId="77777777" w:rsidTr="00ED1F38">
        <w:tc>
          <w:tcPr>
            <w:tcW w:w="1129" w:type="dxa"/>
            <w:shd w:val="clear" w:color="auto" w:fill="002060"/>
          </w:tcPr>
          <w:p w14:paraId="60EC4AAA" w14:textId="77777777" w:rsidR="00B42315" w:rsidRPr="00D20B50" w:rsidRDefault="00B42315" w:rsidP="00ED1F38">
            <w:pPr>
              <w:jc w:val="both"/>
              <w:rPr>
                <w:rFonts w:ascii="Calibri Light" w:hAnsi="Calibri Light" w:cs="Calibri Light"/>
                <w:b/>
                <w:bCs/>
              </w:rPr>
            </w:pPr>
            <w:r w:rsidRPr="00D20B50">
              <w:rPr>
                <w:rFonts w:ascii="Calibri Light" w:hAnsi="Calibri Light" w:cs="Calibri Light"/>
                <w:b/>
                <w:bCs/>
              </w:rPr>
              <w:t>CRUD</w:t>
            </w:r>
          </w:p>
        </w:tc>
        <w:tc>
          <w:tcPr>
            <w:tcW w:w="4912" w:type="dxa"/>
            <w:shd w:val="clear" w:color="auto" w:fill="002060"/>
          </w:tcPr>
          <w:p w14:paraId="63F947BA" w14:textId="77777777" w:rsidR="00B42315" w:rsidRPr="00D20B50" w:rsidRDefault="00B42315" w:rsidP="00ED1F38">
            <w:pPr>
              <w:jc w:val="both"/>
              <w:rPr>
                <w:rFonts w:ascii="Calibri Light" w:hAnsi="Calibri Light" w:cs="Calibri Light"/>
                <w:b/>
                <w:bCs/>
              </w:rPr>
            </w:pPr>
            <w:r w:rsidRPr="00D20B50">
              <w:rPr>
                <w:rFonts w:ascii="Calibri Light" w:hAnsi="Calibri Light" w:cs="Calibri Light"/>
                <w:b/>
                <w:bCs/>
              </w:rPr>
              <w:t>Description</w:t>
            </w:r>
          </w:p>
        </w:tc>
        <w:tc>
          <w:tcPr>
            <w:tcW w:w="3021" w:type="dxa"/>
            <w:shd w:val="clear" w:color="auto" w:fill="002060"/>
          </w:tcPr>
          <w:p w14:paraId="6D41A0F4" w14:textId="77777777" w:rsidR="00B42315" w:rsidRPr="00D20B50" w:rsidRDefault="00B42315" w:rsidP="00ED1F38">
            <w:pPr>
              <w:jc w:val="both"/>
              <w:rPr>
                <w:rFonts w:ascii="Calibri Light" w:hAnsi="Calibri Light" w:cs="Calibri Light"/>
                <w:b/>
                <w:bCs/>
              </w:rPr>
            </w:pPr>
            <w:r w:rsidRPr="00D20B50">
              <w:rPr>
                <w:rFonts w:ascii="Calibri Light" w:hAnsi="Calibri Light" w:cs="Calibri Light"/>
                <w:b/>
                <w:bCs/>
              </w:rPr>
              <w:t>HTTP mapping in REST</w:t>
            </w:r>
          </w:p>
        </w:tc>
      </w:tr>
      <w:tr w:rsidR="00B42315" w14:paraId="0C224983" w14:textId="77777777" w:rsidTr="00ED1F38">
        <w:tc>
          <w:tcPr>
            <w:tcW w:w="1129" w:type="dxa"/>
          </w:tcPr>
          <w:p w14:paraId="7329A0BB" w14:textId="77777777" w:rsidR="00B42315" w:rsidRPr="00D20B50" w:rsidRDefault="00B42315" w:rsidP="00ED1F38">
            <w:pPr>
              <w:jc w:val="both"/>
              <w:rPr>
                <w:rFonts w:ascii="Calibri Light" w:hAnsi="Calibri Light" w:cs="Calibri Light"/>
                <w:b/>
                <w:bCs/>
              </w:rPr>
            </w:pPr>
            <w:proofErr w:type="spellStart"/>
            <w:r w:rsidRPr="00D20B50">
              <w:rPr>
                <w:rFonts w:ascii="Calibri Light" w:hAnsi="Calibri Light" w:cs="Calibri Light"/>
                <w:b/>
                <w:bCs/>
              </w:rPr>
              <w:t>Create</w:t>
            </w:r>
            <w:proofErr w:type="spellEnd"/>
          </w:p>
        </w:tc>
        <w:tc>
          <w:tcPr>
            <w:tcW w:w="4912" w:type="dxa"/>
          </w:tcPr>
          <w:p w14:paraId="1F0816C7" w14:textId="77777777" w:rsidR="00B42315" w:rsidRDefault="00B42315" w:rsidP="00ED1F38">
            <w:pPr>
              <w:jc w:val="both"/>
              <w:rPr>
                <w:rFonts w:ascii="Calibri Light" w:hAnsi="Calibri Light" w:cs="Calibri Light"/>
              </w:rPr>
            </w:pPr>
            <w:r w:rsidRPr="00F60208">
              <w:rPr>
                <w:rFonts w:ascii="Calibri Light" w:hAnsi="Calibri Light" w:cs="Calibri Light"/>
                <w:color w:val="000000"/>
              </w:rPr>
              <w:t>Création d’</w:t>
            </w:r>
            <w:r>
              <w:rPr>
                <w:rFonts w:ascii="Calibri Light" w:hAnsi="Calibri Light" w:cs="Calibri Light"/>
                <w:color w:val="000000"/>
              </w:rPr>
              <w:t>e</w:t>
            </w:r>
            <w:r w:rsidRPr="00F60208">
              <w:rPr>
                <w:rFonts w:ascii="Calibri Light" w:hAnsi="Calibri Light" w:cs="Calibri Light"/>
                <w:color w:val="000000"/>
              </w:rPr>
              <w:t>ntités côté service</w:t>
            </w:r>
          </w:p>
        </w:tc>
        <w:tc>
          <w:tcPr>
            <w:tcW w:w="3021" w:type="dxa"/>
          </w:tcPr>
          <w:p w14:paraId="145E990D" w14:textId="77777777" w:rsidR="00B42315" w:rsidRDefault="00B42315" w:rsidP="00ED1F38">
            <w:pPr>
              <w:jc w:val="both"/>
              <w:rPr>
                <w:rFonts w:ascii="Calibri Light" w:hAnsi="Calibri Light" w:cs="Calibri Light"/>
              </w:rPr>
            </w:pPr>
            <w:r>
              <w:rPr>
                <w:rFonts w:ascii="Calibri Light" w:hAnsi="Calibri Light" w:cs="Calibri Light"/>
              </w:rPr>
              <w:t>POST</w:t>
            </w:r>
          </w:p>
        </w:tc>
      </w:tr>
      <w:tr w:rsidR="00B42315" w14:paraId="07F8D7D1" w14:textId="77777777" w:rsidTr="00ED1F38">
        <w:tc>
          <w:tcPr>
            <w:tcW w:w="1129" w:type="dxa"/>
          </w:tcPr>
          <w:p w14:paraId="1A6AEC80" w14:textId="77777777" w:rsidR="00B42315" w:rsidRPr="00D20B50" w:rsidRDefault="00B42315" w:rsidP="00ED1F38">
            <w:pPr>
              <w:jc w:val="both"/>
              <w:rPr>
                <w:rFonts w:ascii="Calibri Light" w:hAnsi="Calibri Light" w:cs="Calibri Light"/>
                <w:b/>
                <w:bCs/>
              </w:rPr>
            </w:pPr>
            <w:r w:rsidRPr="00D20B50">
              <w:rPr>
                <w:rFonts w:ascii="Calibri Light" w:hAnsi="Calibri Light" w:cs="Calibri Light"/>
                <w:b/>
                <w:bCs/>
              </w:rPr>
              <w:t>Read</w:t>
            </w:r>
          </w:p>
        </w:tc>
        <w:tc>
          <w:tcPr>
            <w:tcW w:w="4912" w:type="dxa"/>
          </w:tcPr>
          <w:p w14:paraId="12FFB009" w14:textId="77777777" w:rsidR="00B42315" w:rsidRDefault="00B42315" w:rsidP="00ED1F38">
            <w:pPr>
              <w:jc w:val="both"/>
              <w:rPr>
                <w:rFonts w:ascii="Calibri Light" w:hAnsi="Calibri Light" w:cs="Calibri Light"/>
              </w:rPr>
            </w:pPr>
            <w:r w:rsidRPr="00F60208">
              <w:rPr>
                <w:rFonts w:ascii="Calibri Light" w:hAnsi="Calibri Light" w:cs="Calibri Light"/>
                <w:color w:val="000000"/>
                <w:lang w:val="fr-MA"/>
              </w:rPr>
              <w:t xml:space="preserve">Récupère une </w:t>
            </w:r>
            <w:r>
              <w:rPr>
                <w:rFonts w:ascii="Calibri Light" w:hAnsi="Calibri Light" w:cs="Calibri Light"/>
                <w:color w:val="000000"/>
                <w:lang w:val="fr-MA"/>
              </w:rPr>
              <w:t>e</w:t>
            </w:r>
            <w:r w:rsidRPr="00F60208">
              <w:rPr>
                <w:rFonts w:ascii="Calibri Light" w:hAnsi="Calibri Light" w:cs="Calibri Light"/>
                <w:color w:val="000000"/>
                <w:lang w:val="fr-MA"/>
              </w:rPr>
              <w:t>ntité depuis le service</w:t>
            </w:r>
          </w:p>
        </w:tc>
        <w:tc>
          <w:tcPr>
            <w:tcW w:w="3021" w:type="dxa"/>
          </w:tcPr>
          <w:p w14:paraId="76111252" w14:textId="77777777" w:rsidR="00B42315" w:rsidRDefault="00B42315" w:rsidP="00ED1F38">
            <w:pPr>
              <w:jc w:val="both"/>
              <w:rPr>
                <w:rFonts w:ascii="Calibri Light" w:hAnsi="Calibri Light" w:cs="Calibri Light"/>
              </w:rPr>
            </w:pPr>
            <w:r>
              <w:rPr>
                <w:rFonts w:ascii="Calibri Light" w:hAnsi="Calibri Light" w:cs="Calibri Light"/>
              </w:rPr>
              <w:t>GET</w:t>
            </w:r>
          </w:p>
        </w:tc>
      </w:tr>
      <w:tr w:rsidR="00B42315" w14:paraId="672DDB07" w14:textId="77777777" w:rsidTr="00ED1F38">
        <w:tc>
          <w:tcPr>
            <w:tcW w:w="1129" w:type="dxa"/>
          </w:tcPr>
          <w:p w14:paraId="707C227F" w14:textId="77777777" w:rsidR="00B42315" w:rsidRPr="00D20B50" w:rsidRDefault="00B42315" w:rsidP="00ED1F38">
            <w:pPr>
              <w:jc w:val="both"/>
              <w:rPr>
                <w:rFonts w:ascii="Calibri Light" w:hAnsi="Calibri Light" w:cs="Calibri Light"/>
                <w:b/>
                <w:bCs/>
              </w:rPr>
            </w:pPr>
            <w:r w:rsidRPr="00D20B50">
              <w:rPr>
                <w:rFonts w:ascii="Calibri Light" w:hAnsi="Calibri Light" w:cs="Calibri Light"/>
                <w:b/>
                <w:bCs/>
              </w:rPr>
              <w:t>Update</w:t>
            </w:r>
          </w:p>
        </w:tc>
        <w:tc>
          <w:tcPr>
            <w:tcW w:w="4912" w:type="dxa"/>
          </w:tcPr>
          <w:p w14:paraId="65445D77" w14:textId="77777777" w:rsidR="00B42315" w:rsidRDefault="00B42315" w:rsidP="00ED1F38">
            <w:pPr>
              <w:jc w:val="both"/>
              <w:rPr>
                <w:rFonts w:ascii="Calibri Light" w:hAnsi="Calibri Light" w:cs="Calibri Light"/>
              </w:rPr>
            </w:pPr>
            <w:r>
              <w:rPr>
                <w:rFonts w:ascii="Calibri Light" w:hAnsi="Calibri Light" w:cs="Calibri Light"/>
                <w:color w:val="000000"/>
                <w:lang w:val="fr-MA"/>
              </w:rPr>
              <w:t>I</w:t>
            </w:r>
            <w:r w:rsidRPr="00F60208">
              <w:rPr>
                <w:rFonts w:ascii="Calibri Light" w:hAnsi="Calibri Light" w:cs="Calibri Light"/>
                <w:color w:val="000000"/>
                <w:lang w:val="fr-MA"/>
              </w:rPr>
              <w:t>mplémentation de changement persistants</w:t>
            </w:r>
          </w:p>
        </w:tc>
        <w:tc>
          <w:tcPr>
            <w:tcW w:w="3021" w:type="dxa"/>
          </w:tcPr>
          <w:p w14:paraId="0AC29DD6" w14:textId="77777777" w:rsidR="00B42315" w:rsidRDefault="00B42315" w:rsidP="00ED1F38">
            <w:pPr>
              <w:jc w:val="both"/>
              <w:rPr>
                <w:rFonts w:ascii="Calibri Light" w:hAnsi="Calibri Light" w:cs="Calibri Light"/>
              </w:rPr>
            </w:pPr>
            <w:r>
              <w:rPr>
                <w:rFonts w:ascii="Calibri Light" w:hAnsi="Calibri Light" w:cs="Calibri Light"/>
              </w:rPr>
              <w:t>PUT/PATCH</w:t>
            </w:r>
          </w:p>
        </w:tc>
      </w:tr>
      <w:tr w:rsidR="00B42315" w14:paraId="5B220E83" w14:textId="77777777" w:rsidTr="00ED1F38">
        <w:tc>
          <w:tcPr>
            <w:tcW w:w="1129" w:type="dxa"/>
          </w:tcPr>
          <w:p w14:paraId="653895E6" w14:textId="77777777" w:rsidR="00B42315" w:rsidRPr="00D20B50" w:rsidRDefault="00B42315" w:rsidP="00ED1F38">
            <w:pPr>
              <w:jc w:val="both"/>
              <w:rPr>
                <w:rFonts w:ascii="Calibri Light" w:hAnsi="Calibri Light" w:cs="Calibri Light"/>
                <w:b/>
                <w:bCs/>
              </w:rPr>
            </w:pPr>
            <w:proofErr w:type="spellStart"/>
            <w:r w:rsidRPr="00D20B50">
              <w:rPr>
                <w:rFonts w:ascii="Calibri Light" w:hAnsi="Calibri Light" w:cs="Calibri Light"/>
                <w:b/>
                <w:bCs/>
              </w:rPr>
              <w:t>Delete</w:t>
            </w:r>
            <w:proofErr w:type="spellEnd"/>
          </w:p>
        </w:tc>
        <w:tc>
          <w:tcPr>
            <w:tcW w:w="4912" w:type="dxa"/>
          </w:tcPr>
          <w:p w14:paraId="46DB8A25" w14:textId="77777777" w:rsidR="00B42315" w:rsidRDefault="00B42315" w:rsidP="00ED1F38">
            <w:pPr>
              <w:jc w:val="both"/>
              <w:rPr>
                <w:rFonts w:ascii="Calibri Light" w:hAnsi="Calibri Light" w:cs="Calibri Light"/>
              </w:rPr>
            </w:pPr>
            <w:r w:rsidRPr="00F60208">
              <w:rPr>
                <w:rFonts w:ascii="Calibri Light" w:hAnsi="Calibri Light" w:cs="Calibri Light"/>
                <w:color w:val="000000"/>
                <w:lang w:val="fr-MA"/>
              </w:rPr>
              <w:t xml:space="preserve">Supprimer une </w:t>
            </w:r>
            <w:r>
              <w:rPr>
                <w:rFonts w:ascii="Calibri Light" w:hAnsi="Calibri Light" w:cs="Calibri Light"/>
                <w:color w:val="000000"/>
                <w:lang w:val="fr-MA"/>
              </w:rPr>
              <w:t>e</w:t>
            </w:r>
            <w:r w:rsidRPr="00F60208">
              <w:rPr>
                <w:rFonts w:ascii="Calibri Light" w:hAnsi="Calibri Light" w:cs="Calibri Light"/>
                <w:color w:val="000000"/>
                <w:lang w:val="fr-MA"/>
              </w:rPr>
              <w:t>ntité</w:t>
            </w:r>
          </w:p>
        </w:tc>
        <w:tc>
          <w:tcPr>
            <w:tcW w:w="3021" w:type="dxa"/>
          </w:tcPr>
          <w:p w14:paraId="6F4F955D" w14:textId="77777777" w:rsidR="00B42315" w:rsidRDefault="00B42315" w:rsidP="00ED1F38">
            <w:pPr>
              <w:jc w:val="both"/>
              <w:rPr>
                <w:rFonts w:ascii="Calibri Light" w:hAnsi="Calibri Light" w:cs="Calibri Light"/>
              </w:rPr>
            </w:pPr>
            <w:r>
              <w:rPr>
                <w:rFonts w:ascii="Calibri Light" w:hAnsi="Calibri Light" w:cs="Calibri Light"/>
              </w:rPr>
              <w:t>DELETE</w:t>
            </w:r>
          </w:p>
        </w:tc>
      </w:tr>
    </w:tbl>
    <w:p w14:paraId="4493B000" w14:textId="77777777" w:rsidR="00B42315" w:rsidRDefault="00B42315" w:rsidP="00B42315">
      <w:pPr>
        <w:jc w:val="both"/>
        <w:rPr>
          <w:rFonts w:ascii="Calibri Light" w:hAnsi="Calibri Light" w:cs="Calibri Light"/>
        </w:rPr>
      </w:pPr>
    </w:p>
    <w:p w14:paraId="70D3C5DD" w14:textId="77777777" w:rsidR="00B42315" w:rsidRDefault="00B42315" w:rsidP="00B42315">
      <w:pPr>
        <w:pStyle w:val="Titre2"/>
      </w:pPr>
      <w:bookmarkStart w:id="48" w:name="_Toc210722668"/>
      <w:r>
        <w:t>Commencer à développer une API</w:t>
      </w:r>
      <w:bookmarkEnd w:id="48"/>
    </w:p>
    <w:p w14:paraId="075AB5A3" w14:textId="77777777" w:rsidR="00B42315" w:rsidRDefault="00B42315" w:rsidP="00B42315">
      <w:pPr>
        <w:jc w:val="both"/>
        <w:rPr>
          <w:rFonts w:ascii="Calibri Light" w:hAnsi="Calibri Light" w:cs="Calibri Light"/>
        </w:rPr>
      </w:pPr>
    </w:p>
    <w:p w14:paraId="3DF6D58D" w14:textId="77777777" w:rsidR="00B42315" w:rsidRDefault="00B42315" w:rsidP="00B42315">
      <w:pPr>
        <w:pStyle w:val="Paragraphedeliste"/>
        <w:numPr>
          <w:ilvl w:val="0"/>
          <w:numId w:val="44"/>
        </w:numPr>
        <w:spacing w:after="0"/>
        <w:jc w:val="both"/>
        <w:rPr>
          <w:rFonts w:ascii="Calibri Light" w:hAnsi="Calibri Light" w:cs="Calibri Light"/>
        </w:rPr>
      </w:pPr>
      <w:r w:rsidRPr="00184514">
        <w:rPr>
          <w:rFonts w:ascii="Calibri Light" w:hAnsi="Calibri Light" w:cs="Calibri Light"/>
        </w:rPr>
        <w:t>Ecrire le RAML et le publier dans Exchange</w:t>
      </w:r>
    </w:p>
    <w:p w14:paraId="416B69EC" w14:textId="77777777" w:rsidR="00B42315" w:rsidRPr="003B787B" w:rsidRDefault="00B42315" w:rsidP="00B42315">
      <w:pPr>
        <w:pStyle w:val="Paragraphedeliste"/>
        <w:numPr>
          <w:ilvl w:val="0"/>
          <w:numId w:val="44"/>
        </w:numPr>
        <w:spacing w:after="0"/>
        <w:jc w:val="both"/>
        <w:rPr>
          <w:rFonts w:ascii="Calibri Light" w:hAnsi="Calibri Light" w:cs="Calibri Light"/>
          <w:u w:val="single"/>
        </w:rPr>
      </w:pPr>
      <w:r w:rsidRPr="00184514">
        <w:rPr>
          <w:rFonts w:ascii="Calibri Light" w:hAnsi="Calibri Light" w:cs="Calibri Light"/>
        </w:rPr>
        <w:t xml:space="preserve">Importer le projet </w:t>
      </w:r>
      <w:proofErr w:type="spellStart"/>
      <w:r w:rsidRPr="00184514">
        <w:rPr>
          <w:rFonts w:ascii="Calibri Light" w:hAnsi="Calibri Light" w:cs="Calibri Light"/>
        </w:rPr>
        <w:t>template</w:t>
      </w:r>
      <w:proofErr w:type="spellEnd"/>
      <w:r>
        <w:rPr>
          <w:rFonts w:ascii="Calibri Light" w:hAnsi="Calibri Light" w:cs="Calibri Light"/>
        </w:rPr>
        <w:t xml:space="preserve">. </w:t>
      </w:r>
      <w:r w:rsidRPr="003B787B">
        <w:rPr>
          <w:rFonts w:ascii="Calibri Light" w:hAnsi="Calibri Light" w:cs="Calibri Light"/>
          <w:b/>
          <w:bCs/>
        </w:rPr>
        <w:t>Attention à prendre la dernière version</w:t>
      </w:r>
    </w:p>
    <w:p w14:paraId="50CB6B8F" w14:textId="77777777" w:rsidR="00B42315" w:rsidRPr="00670339" w:rsidRDefault="00B42315" w:rsidP="00B42315">
      <w:pPr>
        <w:pStyle w:val="Paragraphedeliste"/>
        <w:ind w:left="375"/>
        <w:jc w:val="both"/>
        <w:rPr>
          <w:rFonts w:ascii="Calibri Light" w:hAnsi="Calibri Light" w:cs="Calibri Light"/>
        </w:rPr>
      </w:pPr>
      <w:r>
        <w:rPr>
          <w:rFonts w:ascii="Calibri Light" w:hAnsi="Calibri Light" w:cs="Calibri Light"/>
        </w:rPr>
        <w:fldChar w:fldCharType="begin"/>
      </w:r>
      <w:r>
        <w:rPr>
          <w:rFonts w:ascii="Calibri Light" w:hAnsi="Calibri Light" w:cs="Calibri Light"/>
        </w:rPr>
        <w:instrText>HYPERLINK "</w:instrText>
      </w:r>
      <w:r w:rsidRPr="00670339">
        <w:rPr>
          <w:rFonts w:ascii="Calibri Light" w:hAnsi="Calibri Light" w:cs="Calibri Light"/>
        </w:rPr>
        <w:instrText>https://github.com/bouygues-construction-emu/bycnit-infrastructure-mul-template-api</w:instrText>
      </w:r>
    </w:p>
    <w:p w14:paraId="26EA2B36" w14:textId="77777777" w:rsidR="00B42315" w:rsidRPr="0094086B" w:rsidRDefault="00B42315" w:rsidP="00B42315">
      <w:pPr>
        <w:pStyle w:val="Paragraphedeliste"/>
        <w:ind w:left="375"/>
        <w:jc w:val="both"/>
        <w:rPr>
          <w:rStyle w:val="Lienhypertexte"/>
          <w:rFonts w:ascii="Calibri Light" w:hAnsi="Calibri Light" w:cs="Calibri Light"/>
        </w:rPr>
      </w:pPr>
      <w:r>
        <w:rPr>
          <w:rFonts w:ascii="Calibri Light" w:hAnsi="Calibri Light" w:cs="Calibri Light"/>
        </w:rPr>
        <w:instrText>"</w:instrText>
      </w:r>
      <w:r>
        <w:rPr>
          <w:rFonts w:ascii="Calibri Light" w:hAnsi="Calibri Light" w:cs="Calibri Light"/>
        </w:rPr>
      </w:r>
      <w:r>
        <w:rPr>
          <w:rFonts w:ascii="Calibri Light" w:hAnsi="Calibri Light" w:cs="Calibri Light"/>
        </w:rPr>
        <w:fldChar w:fldCharType="separate"/>
      </w:r>
      <w:r w:rsidRPr="0094086B">
        <w:rPr>
          <w:rStyle w:val="Lienhypertexte"/>
          <w:rFonts w:ascii="Calibri Light" w:hAnsi="Calibri Light" w:cs="Calibri Light"/>
        </w:rPr>
        <w:t>https://github.com/bouygues-construction-emu/bycnit-infrastructure-mul-template-api</w:t>
      </w:r>
    </w:p>
    <w:p w14:paraId="00887D6E" w14:textId="77777777" w:rsidR="00B42315" w:rsidRPr="00184514" w:rsidRDefault="00B42315" w:rsidP="00B42315">
      <w:pPr>
        <w:pStyle w:val="Paragraphedeliste"/>
        <w:numPr>
          <w:ilvl w:val="0"/>
          <w:numId w:val="44"/>
        </w:numPr>
        <w:spacing w:after="0"/>
        <w:jc w:val="both"/>
        <w:rPr>
          <w:rFonts w:ascii="Calibri Light" w:hAnsi="Calibri Light" w:cs="Calibri Light"/>
        </w:rPr>
      </w:pPr>
      <w:r>
        <w:rPr>
          <w:rFonts w:ascii="Calibri Light" w:hAnsi="Calibri Light" w:cs="Calibri Light"/>
        </w:rPr>
        <w:fldChar w:fldCharType="end"/>
      </w:r>
      <w:r w:rsidRPr="00184514">
        <w:rPr>
          <w:rFonts w:ascii="Calibri Light" w:hAnsi="Calibri Light" w:cs="Calibri Light"/>
        </w:rPr>
        <w:t>Importer le RAML dans le projet</w:t>
      </w:r>
    </w:p>
    <w:p w14:paraId="0F408B07" w14:textId="77777777" w:rsidR="00B42315" w:rsidRDefault="00B42315" w:rsidP="00B42315">
      <w:pPr>
        <w:jc w:val="both"/>
        <w:rPr>
          <w:rFonts w:ascii="Calibri Light" w:hAnsi="Calibri Light" w:cs="Calibri Light"/>
        </w:rPr>
      </w:pPr>
    </w:p>
    <w:p w14:paraId="3A224983" w14:textId="77777777" w:rsidR="00B42315" w:rsidRDefault="00B42315" w:rsidP="00B42315">
      <w:pPr>
        <w:pStyle w:val="Titre2"/>
      </w:pPr>
      <w:bookmarkStart w:id="49" w:name="_Toc210722669"/>
      <w:r>
        <w:t>Le RAML</w:t>
      </w:r>
      <w:bookmarkEnd w:id="49"/>
    </w:p>
    <w:p w14:paraId="506AEDE2" w14:textId="77777777" w:rsidR="00B42315" w:rsidRDefault="00B42315" w:rsidP="00B42315">
      <w:pPr>
        <w:jc w:val="both"/>
        <w:rPr>
          <w:rFonts w:ascii="Calibri Light" w:hAnsi="Calibri Light" w:cs="Calibri Light"/>
        </w:rPr>
      </w:pPr>
    </w:p>
    <w:p w14:paraId="3134DD9B" w14:textId="77777777" w:rsidR="00B42315" w:rsidRDefault="00B42315" w:rsidP="00B42315">
      <w:pPr>
        <w:jc w:val="both"/>
        <w:rPr>
          <w:rFonts w:ascii="Calibri Light" w:hAnsi="Calibri Light" w:cs="Calibri Light"/>
        </w:rPr>
      </w:pPr>
      <w:r w:rsidRPr="204156DD">
        <w:rPr>
          <w:rFonts w:ascii="Calibri Light" w:hAnsi="Calibri Light" w:cs="Calibri Light"/>
        </w:rPr>
        <w:t xml:space="preserve">Le fichier RAML doit être suffisamment enrichi pour avoir une description des </w:t>
      </w:r>
      <w:proofErr w:type="spellStart"/>
      <w:r w:rsidRPr="204156DD">
        <w:rPr>
          <w:rFonts w:ascii="Calibri Light" w:hAnsi="Calibri Light" w:cs="Calibri Light"/>
        </w:rPr>
        <w:t>endPoints</w:t>
      </w:r>
      <w:proofErr w:type="spellEnd"/>
      <w:r w:rsidRPr="204156DD">
        <w:rPr>
          <w:rFonts w:ascii="Calibri Light" w:hAnsi="Calibri Light" w:cs="Calibri Light"/>
        </w:rPr>
        <w:t xml:space="preserve"> ainsi que des exemples. </w:t>
      </w:r>
      <w:r>
        <w:rPr>
          <w:rFonts w:ascii="Calibri Light" w:hAnsi="Calibri Light" w:cs="Calibri Light"/>
        </w:rPr>
        <w:t>Le RAML sert de documentation et à vocation à être consulté dès lors que l’on veut appeler une API.</w:t>
      </w:r>
    </w:p>
    <w:p w14:paraId="5426495E" w14:textId="77777777" w:rsidR="00B42315" w:rsidRDefault="00B42315" w:rsidP="00B42315">
      <w:pPr>
        <w:jc w:val="both"/>
        <w:rPr>
          <w:rFonts w:ascii="Calibri Light" w:hAnsi="Calibri Light" w:cs="Calibri Light"/>
        </w:rPr>
      </w:pPr>
    </w:p>
    <w:p w14:paraId="5BD96E9E" w14:textId="77777777" w:rsidR="00B42315" w:rsidRDefault="00B42315" w:rsidP="00B42315">
      <w:pPr>
        <w:jc w:val="both"/>
        <w:rPr>
          <w:rFonts w:ascii="Calibri Light" w:hAnsi="Calibri Light" w:cs="Calibri Light"/>
        </w:rPr>
      </w:pPr>
      <w:r w:rsidRPr="204156DD">
        <w:rPr>
          <w:rFonts w:ascii="Calibri Light" w:hAnsi="Calibri Light" w:cs="Calibri Light"/>
        </w:rPr>
        <w:t xml:space="preserve">Par exemple : </w:t>
      </w:r>
      <w:hyperlink r:id="rId25">
        <w:r w:rsidRPr="204156DD">
          <w:rPr>
            <w:rStyle w:val="Lienhypertexte"/>
            <w:rFonts w:ascii="Calibri Light" w:hAnsi="Calibri Light" w:cs="Calibri Light"/>
          </w:rPr>
          <w:t>https://eu1.anypoint.mulesoft.com/exchange/19d4f06c-db29-4da0-93c9-0b3b32112452/apimanagement-edifice-i1535-subcontractors-v1/minor/1.0/</w:t>
        </w:r>
      </w:hyperlink>
    </w:p>
    <w:p w14:paraId="3F758A93" w14:textId="77777777" w:rsidR="00B42315" w:rsidRDefault="00B42315" w:rsidP="00B42315">
      <w:pPr>
        <w:jc w:val="both"/>
        <w:rPr>
          <w:rFonts w:ascii="Calibri Light" w:hAnsi="Calibri Light" w:cs="Calibri Light"/>
        </w:rPr>
      </w:pPr>
    </w:p>
    <w:p w14:paraId="1B5207D1" w14:textId="77777777" w:rsidR="00B42315" w:rsidRPr="006E46FE" w:rsidRDefault="00B42315" w:rsidP="00B42315">
      <w:pPr>
        <w:jc w:val="both"/>
        <w:rPr>
          <w:rFonts w:ascii="Calibri Light" w:eastAsia="Calibri Light" w:hAnsi="Calibri Light" w:cs="Calibri Light"/>
        </w:rPr>
      </w:pPr>
      <w:r w:rsidRPr="746CE706">
        <w:rPr>
          <w:rFonts w:ascii="Calibri Light" w:hAnsi="Calibri Light" w:cs="Calibri Light"/>
        </w:rPr>
        <w:t xml:space="preserve">RAML disponible ici : </w:t>
      </w:r>
      <w:hyperlink r:id="rId26">
        <w:r w:rsidRPr="746CE706">
          <w:rPr>
            <w:rStyle w:val="Lienhypertexte"/>
            <w:rFonts w:ascii="Calibri Light" w:eastAsia="Calibri Light" w:hAnsi="Calibri Light" w:cs="Calibri Light"/>
          </w:rPr>
          <w:t>apimanagement-edifice-i1535-subcontractors-v1-1.0.0-raml.zip</w:t>
        </w:r>
      </w:hyperlink>
    </w:p>
    <w:p w14:paraId="35028B4F" w14:textId="77777777" w:rsidR="00B42315" w:rsidRDefault="00B42315" w:rsidP="00B42315">
      <w:pPr>
        <w:jc w:val="both"/>
        <w:rPr>
          <w:rFonts w:ascii="Calibri Light" w:hAnsi="Calibri Light" w:cs="Calibri Light"/>
        </w:rPr>
      </w:pPr>
    </w:p>
    <w:p w14:paraId="3DA719E2" w14:textId="77777777" w:rsidR="00B42315" w:rsidRDefault="00B42315" w:rsidP="00B42315">
      <w:pPr>
        <w:pStyle w:val="Titre2"/>
      </w:pPr>
      <w:bookmarkStart w:id="50" w:name="_Toc210722670"/>
      <w:r>
        <w:t>Les projets Studio</w:t>
      </w:r>
      <w:bookmarkEnd w:id="50"/>
    </w:p>
    <w:p w14:paraId="4E98D82E" w14:textId="77777777" w:rsidR="00B42315" w:rsidRDefault="00B42315" w:rsidP="00B42315">
      <w:pPr>
        <w:jc w:val="both"/>
        <w:rPr>
          <w:rFonts w:ascii="Calibri Light" w:hAnsi="Calibri Light" w:cs="Calibri Light"/>
        </w:rPr>
      </w:pPr>
    </w:p>
    <w:p w14:paraId="58AA37D3" w14:textId="77777777" w:rsidR="00B42315" w:rsidRDefault="00B42315" w:rsidP="00B42315">
      <w:pPr>
        <w:jc w:val="both"/>
        <w:rPr>
          <w:rFonts w:ascii="Calibri Light" w:hAnsi="Calibri Light" w:cs="Calibri Light"/>
        </w:rPr>
      </w:pPr>
      <w:r>
        <w:rPr>
          <w:rFonts w:ascii="Calibri Light" w:hAnsi="Calibri Light" w:cs="Calibri Light"/>
        </w:rPr>
        <w:t xml:space="preserve">A chaque création d’un projet dans Studio il convient de </w:t>
      </w:r>
      <w:r w:rsidRPr="00531B50">
        <w:rPr>
          <w:rFonts w:ascii="Calibri Light" w:hAnsi="Calibri Light" w:cs="Calibri Light"/>
          <w:b/>
          <w:bCs/>
        </w:rPr>
        <w:t xml:space="preserve">s’appuyer sur le </w:t>
      </w:r>
      <w:proofErr w:type="spellStart"/>
      <w:r w:rsidRPr="00531B50">
        <w:rPr>
          <w:rFonts w:ascii="Calibri Light" w:hAnsi="Calibri Light" w:cs="Calibri Light"/>
          <w:b/>
          <w:bCs/>
        </w:rPr>
        <w:t>template</w:t>
      </w:r>
      <w:proofErr w:type="spellEnd"/>
      <w:r w:rsidRPr="00531B50">
        <w:rPr>
          <w:rFonts w:ascii="Calibri Light" w:hAnsi="Calibri Light" w:cs="Calibri Light"/>
          <w:b/>
          <w:bCs/>
        </w:rPr>
        <w:t xml:space="preserve"> de projet </w:t>
      </w:r>
      <w:proofErr w:type="spellStart"/>
      <w:r w:rsidRPr="00531B50">
        <w:rPr>
          <w:rFonts w:ascii="Calibri Light" w:hAnsi="Calibri Light" w:cs="Calibri Light"/>
          <w:b/>
          <w:bCs/>
        </w:rPr>
        <w:t>Mulesoft</w:t>
      </w:r>
      <w:proofErr w:type="spellEnd"/>
      <w:r>
        <w:rPr>
          <w:rFonts w:ascii="Calibri Light" w:hAnsi="Calibri Light" w:cs="Calibri Light"/>
        </w:rPr>
        <w:t> :</w:t>
      </w:r>
    </w:p>
    <w:p w14:paraId="152C6EB3" w14:textId="77777777" w:rsidR="00B42315" w:rsidRDefault="00B42315" w:rsidP="00B42315">
      <w:pPr>
        <w:jc w:val="both"/>
        <w:rPr>
          <w:rFonts w:ascii="Calibri Light" w:hAnsi="Calibri Light" w:cs="Calibri Light"/>
        </w:rPr>
      </w:pPr>
      <w:hyperlink r:id="rId27" w:history="1">
        <w:r w:rsidRPr="0094086B">
          <w:rPr>
            <w:rStyle w:val="Lienhypertexte"/>
            <w:rFonts w:ascii="Calibri Light" w:hAnsi="Calibri Light" w:cs="Calibri Light"/>
          </w:rPr>
          <w:t>https://github.com/bouygues-construction-emu/bycnit-infrastructure-mul-template-api</w:t>
        </w:r>
      </w:hyperlink>
    </w:p>
    <w:p w14:paraId="649F82B8" w14:textId="77777777" w:rsidR="00B42315" w:rsidRDefault="00B42315" w:rsidP="00B42315">
      <w:pPr>
        <w:jc w:val="both"/>
        <w:rPr>
          <w:rFonts w:ascii="Calibri Light" w:hAnsi="Calibri Light" w:cs="Calibri Light"/>
        </w:rPr>
      </w:pPr>
    </w:p>
    <w:p w14:paraId="5666C7CD" w14:textId="77777777" w:rsidR="00B42315" w:rsidRDefault="00B42315" w:rsidP="00B42315">
      <w:pPr>
        <w:jc w:val="both"/>
        <w:rPr>
          <w:rFonts w:ascii="Calibri Light" w:hAnsi="Calibri Light" w:cs="Calibri Light"/>
        </w:rPr>
      </w:pPr>
      <w:r>
        <w:rPr>
          <w:rFonts w:ascii="Calibri Light" w:hAnsi="Calibri Light" w:cs="Calibri Light"/>
        </w:rPr>
        <w:t xml:space="preserve">Une communication sera faite à chaque mise à jour du </w:t>
      </w:r>
      <w:proofErr w:type="spellStart"/>
      <w:r>
        <w:rPr>
          <w:rFonts w:ascii="Calibri Light" w:hAnsi="Calibri Light" w:cs="Calibri Light"/>
        </w:rPr>
        <w:t>template</w:t>
      </w:r>
      <w:proofErr w:type="spellEnd"/>
      <w:r>
        <w:rPr>
          <w:rFonts w:ascii="Calibri Light" w:hAnsi="Calibri Light" w:cs="Calibri Light"/>
        </w:rPr>
        <w:t>.</w:t>
      </w:r>
    </w:p>
    <w:p w14:paraId="400BE016" w14:textId="77777777" w:rsidR="00B42315" w:rsidRDefault="00B42315" w:rsidP="00B42315">
      <w:pPr>
        <w:jc w:val="both"/>
        <w:rPr>
          <w:rFonts w:ascii="Calibri Light" w:hAnsi="Calibri Light" w:cs="Calibri Light"/>
        </w:rPr>
      </w:pPr>
    </w:p>
    <w:p w14:paraId="22A072F4" w14:textId="77777777" w:rsidR="00B42315" w:rsidRDefault="00B42315" w:rsidP="00B42315">
      <w:pPr>
        <w:spacing w:line="240" w:lineRule="auto"/>
        <w:rPr>
          <w:b/>
          <w:color w:val="9B2D1F" w:themeColor="accent2"/>
          <w:sz w:val="40"/>
          <w:szCs w:val="60"/>
        </w:rPr>
      </w:pPr>
      <w:r>
        <w:br w:type="page"/>
      </w:r>
    </w:p>
    <w:p w14:paraId="0066AEA5" w14:textId="77777777" w:rsidR="00B42315" w:rsidRDefault="00B42315" w:rsidP="00B42315">
      <w:pPr>
        <w:pStyle w:val="Titre2"/>
      </w:pPr>
      <w:bookmarkStart w:id="51" w:name="_Toc210722671"/>
      <w:r>
        <w:lastRenderedPageBreak/>
        <w:t>POM.xml</w:t>
      </w:r>
      <w:bookmarkEnd w:id="51"/>
    </w:p>
    <w:p w14:paraId="7E46A5A9" w14:textId="77777777" w:rsidR="00B42315" w:rsidRDefault="00B42315" w:rsidP="00B42315">
      <w:pPr>
        <w:jc w:val="both"/>
        <w:rPr>
          <w:rFonts w:ascii="Calibri Light" w:hAnsi="Calibri Light" w:cs="Calibri Light"/>
        </w:rPr>
      </w:pPr>
    </w:p>
    <w:p w14:paraId="774E4DA9" w14:textId="77777777" w:rsidR="00B42315" w:rsidRDefault="00B42315" w:rsidP="00B42315">
      <w:pPr>
        <w:jc w:val="both"/>
        <w:rPr>
          <w:ins w:id="52" w:author="HUMEAU, Xavier" w:date="2025-01-07T10:46:00Z" w16du:dateUtc="2025-01-07T09:46:00Z"/>
          <w:rFonts w:ascii="Calibri Light" w:hAnsi="Calibri Light" w:cs="Calibri Light"/>
        </w:rPr>
      </w:pPr>
      <w:r w:rsidRPr="00710FB6">
        <w:rPr>
          <w:rFonts w:ascii="Calibri Light" w:hAnsi="Calibri Light" w:cs="Calibri Light"/>
        </w:rPr>
        <w:t>L’</w:t>
      </w:r>
      <w:proofErr w:type="spellStart"/>
      <w:r w:rsidRPr="00710FB6">
        <w:rPr>
          <w:rFonts w:ascii="Calibri Light" w:hAnsi="Calibri Light" w:cs="Calibri Light"/>
        </w:rPr>
        <w:t>art</w:t>
      </w:r>
      <w:r>
        <w:rPr>
          <w:rFonts w:ascii="Calibri Light" w:hAnsi="Calibri Light" w:cs="Calibri Light"/>
        </w:rPr>
        <w:t>i</w:t>
      </w:r>
      <w:r w:rsidRPr="00710FB6">
        <w:rPr>
          <w:rFonts w:ascii="Calibri Light" w:hAnsi="Calibri Light" w:cs="Calibri Light"/>
        </w:rPr>
        <w:t>factId</w:t>
      </w:r>
      <w:proofErr w:type="spellEnd"/>
      <w:r w:rsidRPr="00710FB6">
        <w:rPr>
          <w:rFonts w:ascii="Calibri Light" w:hAnsi="Calibri Light" w:cs="Calibri Light"/>
        </w:rPr>
        <w:t xml:space="preserve">, le nom et le </w:t>
      </w:r>
      <w:r>
        <w:rPr>
          <w:rFonts w:ascii="Calibri Light" w:hAnsi="Calibri Light" w:cs="Calibri Light"/>
        </w:rPr>
        <w:t xml:space="preserve">nom du RAML doivent correspondre au nom du repository </w:t>
      </w:r>
      <w:proofErr w:type="spellStart"/>
      <w:r>
        <w:rPr>
          <w:rFonts w:ascii="Calibri Light" w:hAnsi="Calibri Light" w:cs="Calibri Light"/>
        </w:rPr>
        <w:t>Github</w:t>
      </w:r>
      <w:proofErr w:type="spellEnd"/>
      <w:r>
        <w:rPr>
          <w:rFonts w:ascii="Calibri Light" w:hAnsi="Calibri Light" w:cs="Calibri Light"/>
        </w:rPr>
        <w:t>.</w:t>
      </w:r>
    </w:p>
    <w:p w14:paraId="120651FF" w14:textId="77777777" w:rsidR="00B42315" w:rsidRPr="00710FB6" w:rsidRDefault="00B42315" w:rsidP="00B42315">
      <w:pPr>
        <w:jc w:val="both"/>
        <w:rPr>
          <w:rFonts w:ascii="Calibri Light" w:hAnsi="Calibri Light" w:cs="Calibri Light"/>
        </w:rPr>
      </w:pPr>
    </w:p>
    <w:p w14:paraId="17845205" w14:textId="77777777" w:rsidR="00B42315" w:rsidRPr="00771251" w:rsidRDefault="00B42315" w:rsidP="00B42315">
      <w:pPr>
        <w:pStyle w:val="Titre2"/>
      </w:pPr>
      <w:bookmarkStart w:id="53" w:name="_Toc210722672"/>
      <w:r>
        <w:t>La gestion des Logs</w:t>
      </w:r>
      <w:bookmarkEnd w:id="53"/>
    </w:p>
    <w:p w14:paraId="4A4B4E00" w14:textId="77777777" w:rsidR="00B42315" w:rsidRDefault="00B42315" w:rsidP="00B42315">
      <w:pPr>
        <w:jc w:val="both"/>
      </w:pPr>
    </w:p>
    <w:p w14:paraId="45FC3B14" w14:textId="77777777" w:rsidR="00B42315" w:rsidRDefault="00B42315" w:rsidP="00B42315">
      <w:pPr>
        <w:jc w:val="both"/>
        <w:rPr>
          <w:rFonts w:asciiTheme="majorHAnsi" w:hAnsiTheme="majorHAnsi" w:cstheme="majorHAnsi"/>
        </w:rPr>
      </w:pPr>
      <w:r w:rsidRPr="00E16D3F">
        <w:rPr>
          <w:rFonts w:asciiTheme="majorHAnsi" w:hAnsiTheme="majorHAnsi" w:cstheme="majorHAnsi"/>
          <w:b/>
          <w:bCs/>
        </w:rPr>
        <w:t>Les logs doivent désormais être pilotées au travers du logger Bouygues.</w:t>
      </w:r>
    </w:p>
    <w:p w14:paraId="78734960" w14:textId="77777777" w:rsidR="00B42315" w:rsidRDefault="00B42315" w:rsidP="00B42315">
      <w:pPr>
        <w:jc w:val="both"/>
        <w:rPr>
          <w:rFonts w:asciiTheme="majorHAnsi" w:hAnsiTheme="majorHAnsi" w:cstheme="majorHAnsi"/>
        </w:rPr>
      </w:pPr>
    </w:p>
    <w:p w14:paraId="79D2E347" w14:textId="77777777" w:rsidR="00B42315" w:rsidRDefault="00B42315" w:rsidP="00B42315">
      <w:pPr>
        <w:jc w:val="both"/>
        <w:rPr>
          <w:rFonts w:asciiTheme="majorHAnsi" w:hAnsiTheme="majorHAnsi" w:cstheme="majorHAnsi"/>
        </w:rPr>
      </w:pPr>
      <w:r>
        <w:rPr>
          <w:rFonts w:asciiTheme="majorHAnsi" w:hAnsiTheme="majorHAnsi" w:cstheme="majorHAnsi"/>
        </w:rPr>
        <w:t>Le logger Bouygues présente les 5 composants suivants :</w:t>
      </w:r>
    </w:p>
    <w:p w14:paraId="2A66214A" w14:textId="77777777" w:rsidR="00B42315" w:rsidRDefault="00B42315" w:rsidP="00B42315">
      <w:pPr>
        <w:jc w:val="both"/>
        <w:rPr>
          <w:rFonts w:asciiTheme="majorHAnsi" w:hAnsiTheme="majorHAnsi" w:cstheme="majorHAnsi"/>
        </w:rPr>
      </w:pPr>
    </w:p>
    <w:p w14:paraId="2B17EF86" w14:textId="77777777" w:rsidR="00B42315" w:rsidRPr="00FF26F7" w:rsidRDefault="00B42315" w:rsidP="00B42315">
      <w:pPr>
        <w:jc w:val="both"/>
        <w:rPr>
          <w:rFonts w:asciiTheme="majorHAnsi" w:hAnsiTheme="majorHAnsi" w:cstheme="majorHAnsi"/>
        </w:rPr>
      </w:pPr>
      <w:r w:rsidRPr="0049661C">
        <w:rPr>
          <w:rFonts w:asciiTheme="majorHAnsi" w:hAnsiTheme="majorHAnsi" w:cstheme="majorHAnsi"/>
          <w:noProof/>
        </w:rPr>
        <w:drawing>
          <wp:inline distT="0" distB="0" distL="0" distR="0" wp14:anchorId="7BBE0007" wp14:editId="4314113E">
            <wp:extent cx="933580" cy="971686"/>
            <wp:effectExtent l="0" t="0" r="0" b="0"/>
            <wp:docPr id="2084489455" name="Image 1" descr="Une image contenant texte, capture d’écran, Police, Bleu électr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89455" name="Image 1" descr="Une image contenant texte, capture d’écran, Police, Bleu électrique&#10;&#10;Le contenu généré par l’IA peut être incorrect."/>
                    <pic:cNvPicPr/>
                  </pic:nvPicPr>
                  <pic:blipFill>
                    <a:blip r:embed="rId28"/>
                    <a:stretch>
                      <a:fillRect/>
                    </a:stretch>
                  </pic:blipFill>
                  <pic:spPr>
                    <a:xfrm>
                      <a:off x="0" y="0"/>
                      <a:ext cx="933580" cy="971686"/>
                    </a:xfrm>
                    <a:prstGeom prst="rect">
                      <a:avLst/>
                    </a:prstGeom>
                  </pic:spPr>
                </pic:pic>
              </a:graphicData>
            </a:graphic>
          </wp:inline>
        </w:drawing>
      </w:r>
    </w:p>
    <w:p w14:paraId="504CA0C6" w14:textId="77777777" w:rsidR="00B42315" w:rsidRDefault="00B42315" w:rsidP="00B42315">
      <w:pPr>
        <w:jc w:val="both"/>
        <w:rPr>
          <w:rFonts w:ascii="Calibri Light" w:hAnsi="Calibri Light" w:cs="Calibri Light"/>
        </w:rPr>
      </w:pPr>
    </w:p>
    <w:p w14:paraId="26C0B581" w14:textId="77777777" w:rsidR="00B42315" w:rsidRDefault="00B42315" w:rsidP="00B42315">
      <w:pPr>
        <w:jc w:val="both"/>
        <w:rPr>
          <w:rFonts w:ascii="Calibri Light" w:hAnsi="Calibri Light" w:cs="Calibri Light"/>
        </w:rPr>
      </w:pPr>
      <w:r>
        <w:rPr>
          <w:rFonts w:ascii="Calibri Light" w:hAnsi="Calibri Light" w:cs="Calibri Light"/>
        </w:rPr>
        <w:t xml:space="preserve">Dans l’ensemble des logs il est important de ne </w:t>
      </w:r>
      <w:r w:rsidRPr="000C2C08">
        <w:rPr>
          <w:rFonts w:ascii="Calibri Light" w:hAnsi="Calibri Light" w:cs="Calibri Light"/>
          <w:b/>
          <w:bCs/>
        </w:rPr>
        <w:t>pas mettre de données sensibles quel que soit le</w:t>
      </w:r>
      <w:r>
        <w:rPr>
          <w:rFonts w:ascii="Calibri Light" w:hAnsi="Calibri Light" w:cs="Calibri Light"/>
          <w:b/>
          <w:bCs/>
        </w:rPr>
        <w:t xml:space="preserve">s </w:t>
      </w:r>
      <w:r w:rsidRPr="000C2C08">
        <w:rPr>
          <w:rFonts w:ascii="Calibri Light" w:hAnsi="Calibri Light" w:cs="Calibri Light"/>
          <w:b/>
          <w:bCs/>
        </w:rPr>
        <w:t>log</w:t>
      </w:r>
      <w:r>
        <w:rPr>
          <w:rFonts w:ascii="Calibri Light" w:hAnsi="Calibri Light" w:cs="Calibri Light"/>
          <w:b/>
          <w:bCs/>
        </w:rPr>
        <w:t>s</w:t>
      </w:r>
      <w:r>
        <w:rPr>
          <w:rFonts w:ascii="Calibri Light" w:hAnsi="Calibri Light" w:cs="Calibri Light"/>
        </w:rPr>
        <w:t xml:space="preserve"> (Client, Dev, </w:t>
      </w:r>
      <w:proofErr w:type="spellStart"/>
      <w:r>
        <w:rPr>
          <w:rFonts w:ascii="Calibri Light" w:hAnsi="Calibri Light" w:cs="Calibri Light"/>
        </w:rPr>
        <w:t>Error</w:t>
      </w:r>
      <w:proofErr w:type="spellEnd"/>
      <w:r>
        <w:rPr>
          <w:rFonts w:ascii="Calibri Light" w:hAnsi="Calibri Light" w:cs="Calibri Light"/>
        </w:rPr>
        <w:t>). Il faut rester conforme à la RGPD.</w:t>
      </w:r>
    </w:p>
    <w:p w14:paraId="49FFED14" w14:textId="77777777" w:rsidR="00B42315" w:rsidRDefault="00B42315" w:rsidP="00B42315">
      <w:pPr>
        <w:jc w:val="both"/>
      </w:pPr>
    </w:p>
    <w:p w14:paraId="7A370296" w14:textId="77777777" w:rsidR="00B42315" w:rsidRDefault="00B42315" w:rsidP="00B42315">
      <w:pPr>
        <w:jc w:val="both"/>
        <w:rPr>
          <w:rFonts w:ascii="Calibri Light" w:hAnsi="Calibri Light" w:cs="Calibri Light"/>
        </w:rPr>
      </w:pPr>
      <w:r>
        <w:rPr>
          <w:rFonts w:ascii="Calibri Light" w:hAnsi="Calibri Light" w:cs="Calibri Light"/>
        </w:rPr>
        <w:t>Les logs doivent être assez riches, lisibles, exploitables et compréhensibles.</w:t>
      </w:r>
    </w:p>
    <w:p w14:paraId="2B6B2B08" w14:textId="77777777" w:rsidR="00B42315" w:rsidRPr="003E1637" w:rsidRDefault="00B42315" w:rsidP="00B42315">
      <w:pPr>
        <w:jc w:val="both"/>
      </w:pPr>
    </w:p>
    <w:p w14:paraId="495E932B" w14:textId="77777777" w:rsidR="00B42315" w:rsidRDefault="00B42315" w:rsidP="00B42315">
      <w:pPr>
        <w:jc w:val="both"/>
        <w:rPr>
          <w:rFonts w:ascii="Calibri Light" w:hAnsi="Calibri Light" w:cs="Calibri Light"/>
        </w:rPr>
      </w:pPr>
      <w:r w:rsidRPr="007113D7">
        <w:rPr>
          <w:rFonts w:ascii="Calibri Light" w:hAnsi="Calibri Light" w:cs="Calibri Light"/>
          <w:b/>
          <w:bCs/>
        </w:rPr>
        <w:t>Les logs doivent permettre d’identifier les points de passage lors de l’exécution d’APIs et comprendre ce qui se passe.</w:t>
      </w:r>
      <w:r>
        <w:rPr>
          <w:rFonts w:ascii="Calibri Light" w:hAnsi="Calibri Light" w:cs="Calibri Light"/>
        </w:rPr>
        <w:t xml:space="preserve"> Pour cela il faut maximiser les logs Client et Dev afin de suivre les appels, d’avoir une estimation du temps d’exécution, de comprendre les piles d’appel.</w:t>
      </w:r>
    </w:p>
    <w:p w14:paraId="4C40BA7A" w14:textId="77777777" w:rsidR="00B42315" w:rsidRDefault="00B42315" w:rsidP="00B42315">
      <w:pPr>
        <w:jc w:val="both"/>
        <w:rPr>
          <w:rFonts w:ascii="Calibri Light" w:hAnsi="Calibri Light" w:cs="Calibri Light"/>
        </w:rPr>
      </w:pPr>
    </w:p>
    <w:p w14:paraId="6A3EBCB3" w14:textId="77777777" w:rsidR="00B42315" w:rsidRDefault="00B42315" w:rsidP="00B42315">
      <w:pPr>
        <w:pStyle w:val="Titre3"/>
        <w:spacing w:before="0"/>
        <w:rPr>
          <w:rStyle w:val="Rfrencelgre"/>
        </w:rPr>
      </w:pPr>
      <w:r>
        <w:rPr>
          <w:rStyle w:val="Rfrencelgre"/>
        </w:rPr>
        <w:t>Mise en place du logger Bouygues</w:t>
      </w:r>
    </w:p>
    <w:p w14:paraId="03DA0BD4" w14:textId="77777777" w:rsidR="00B42315" w:rsidRPr="003F79EC" w:rsidRDefault="00B42315" w:rsidP="00B42315"/>
    <w:p w14:paraId="5F046D99" w14:textId="77777777" w:rsidR="00B42315" w:rsidRPr="00DC5E81" w:rsidRDefault="00B42315" w:rsidP="00B42315">
      <w:pPr>
        <w:jc w:val="both"/>
        <w:rPr>
          <w:rFonts w:ascii="Calibri Light" w:hAnsi="Calibri Light" w:cs="Calibri Light"/>
          <w:b/>
          <w:bCs/>
        </w:rPr>
      </w:pPr>
      <w:r w:rsidRPr="00DC5E81">
        <w:rPr>
          <w:rFonts w:ascii="Calibri Light" w:hAnsi="Calibri Light" w:cs="Calibri Light"/>
          <w:b/>
          <w:bCs/>
          <w:color w:val="FF0000"/>
        </w:rPr>
        <w:t xml:space="preserve">A compléter avec </w:t>
      </w:r>
      <w:proofErr w:type="spellStart"/>
      <w:proofErr w:type="gramStart"/>
      <w:r w:rsidRPr="00DC5E81">
        <w:rPr>
          <w:rFonts w:ascii="Calibri Light" w:hAnsi="Calibri Light" w:cs="Calibri Light"/>
          <w:b/>
          <w:bCs/>
          <w:color w:val="FF0000"/>
        </w:rPr>
        <w:t>M.Boumenzeh</w:t>
      </w:r>
      <w:proofErr w:type="spellEnd"/>
      <w:proofErr w:type="gramEnd"/>
      <w:r w:rsidRPr="00DC5E81">
        <w:rPr>
          <w:rFonts w:ascii="Calibri Light" w:hAnsi="Calibri Light" w:cs="Calibri Light"/>
          <w:b/>
          <w:bCs/>
        </w:rPr>
        <w:t xml:space="preserve"> </w:t>
      </w:r>
    </w:p>
    <w:p w14:paraId="47ED7F84" w14:textId="77777777" w:rsidR="00B42315" w:rsidRDefault="00B42315" w:rsidP="00B42315">
      <w:pPr>
        <w:jc w:val="both"/>
        <w:rPr>
          <w:rFonts w:ascii="Calibri Light" w:hAnsi="Calibri Light" w:cs="Calibri Light"/>
        </w:rPr>
      </w:pPr>
    </w:p>
    <w:p w14:paraId="7D41CB3C" w14:textId="77777777" w:rsidR="00B42315" w:rsidRDefault="00B42315" w:rsidP="00B42315">
      <w:pPr>
        <w:pStyle w:val="Titre3"/>
        <w:spacing w:before="0"/>
        <w:rPr>
          <w:rStyle w:val="Rfrencelgre"/>
        </w:rPr>
      </w:pPr>
      <w:bookmarkStart w:id="54" w:name="_Toc210722673"/>
      <w:r>
        <w:rPr>
          <w:rStyle w:val="Rfrencelgre"/>
        </w:rPr>
        <w:t xml:space="preserve">Niveau </w:t>
      </w:r>
      <w:bookmarkEnd w:id="54"/>
      <w:r>
        <w:rPr>
          <w:rStyle w:val="Rfrencelgre"/>
        </w:rPr>
        <w:t>Dev</w:t>
      </w:r>
    </w:p>
    <w:p w14:paraId="601EA64B" w14:textId="77777777" w:rsidR="00B42315" w:rsidRPr="003F79EC" w:rsidRDefault="00B42315" w:rsidP="00B42315"/>
    <w:p w14:paraId="12DE81DC" w14:textId="77777777" w:rsidR="00B42315" w:rsidRDefault="00B42315" w:rsidP="00B42315">
      <w:pPr>
        <w:jc w:val="both"/>
        <w:rPr>
          <w:rFonts w:ascii="Calibri Light" w:hAnsi="Calibri Light" w:cs="Calibri Light"/>
        </w:rPr>
      </w:pPr>
      <w:r w:rsidRPr="00B2004F">
        <w:rPr>
          <w:rFonts w:ascii="Calibri Light" w:hAnsi="Calibri Light" w:cs="Calibri Light"/>
        </w:rPr>
        <w:t>Ce niveau est à destination des </w:t>
      </w:r>
      <w:r>
        <w:rPr>
          <w:rFonts w:ascii="Calibri Light" w:hAnsi="Calibri Light" w:cs="Calibri Light"/>
          <w:b/>
          <w:bCs/>
        </w:rPr>
        <w:t>a</w:t>
      </w:r>
      <w:r w:rsidRPr="00B2004F">
        <w:rPr>
          <w:rFonts w:ascii="Calibri Light" w:hAnsi="Calibri Light" w:cs="Calibri Light"/>
          <w:b/>
          <w:bCs/>
        </w:rPr>
        <w:t>dmin</w:t>
      </w:r>
      <w:r>
        <w:rPr>
          <w:rFonts w:ascii="Calibri Light" w:hAnsi="Calibri Light" w:cs="Calibri Light"/>
          <w:b/>
          <w:bCs/>
        </w:rPr>
        <w:t xml:space="preserve">istrateurs </w:t>
      </w:r>
      <w:r w:rsidRPr="006F49CE">
        <w:rPr>
          <w:rFonts w:ascii="Calibri Light" w:hAnsi="Calibri Light" w:cs="Calibri Light"/>
        </w:rPr>
        <w:t>et d</w:t>
      </w:r>
      <w:r w:rsidRPr="00B2004F">
        <w:rPr>
          <w:rFonts w:ascii="Calibri Light" w:hAnsi="Calibri Light" w:cs="Calibri Light"/>
        </w:rPr>
        <w:t>es </w:t>
      </w:r>
      <w:r>
        <w:rPr>
          <w:rFonts w:ascii="Calibri Light" w:hAnsi="Calibri Light" w:cs="Calibri Light"/>
          <w:b/>
          <w:bCs/>
        </w:rPr>
        <w:t>d</w:t>
      </w:r>
      <w:r w:rsidRPr="00B2004F">
        <w:rPr>
          <w:rFonts w:ascii="Calibri Light" w:hAnsi="Calibri Light" w:cs="Calibri Light"/>
          <w:b/>
          <w:bCs/>
        </w:rPr>
        <w:t>éveloppeurs</w:t>
      </w:r>
      <w:r w:rsidRPr="00B2004F">
        <w:rPr>
          <w:rFonts w:ascii="Calibri Light" w:hAnsi="Calibri Light" w:cs="Calibri Light"/>
        </w:rPr>
        <w:t xml:space="preserve"> lorsqu'ils aident au dépannage. Le but est de fournir à celui qui assure l'état de la production les moyens de comprendre ce qui est en train de se passer au niveau </w:t>
      </w:r>
      <w:r w:rsidRPr="00B2004F">
        <w:rPr>
          <w:rFonts w:ascii="Calibri Light" w:hAnsi="Calibri Light" w:cs="Calibri Light"/>
        </w:rPr>
        <w:lastRenderedPageBreak/>
        <w:t xml:space="preserve">des composants. </w:t>
      </w:r>
      <w:r w:rsidRPr="00C3757E">
        <w:rPr>
          <w:rFonts w:ascii="Calibri Light" w:hAnsi="Calibri Light" w:cs="Calibri Light"/>
        </w:rPr>
        <w:t xml:space="preserve">Il a pour vocation de se substituer à un mode </w:t>
      </w:r>
      <w:proofErr w:type="spellStart"/>
      <w:r w:rsidRPr="00C3757E">
        <w:rPr>
          <w:rFonts w:ascii="Calibri Light" w:hAnsi="Calibri Light" w:cs="Calibri Light"/>
        </w:rPr>
        <w:t>debug</w:t>
      </w:r>
      <w:proofErr w:type="spellEnd"/>
      <w:r w:rsidRPr="00C3757E">
        <w:rPr>
          <w:rFonts w:ascii="Calibri Light" w:hAnsi="Calibri Light" w:cs="Calibri Light"/>
        </w:rPr>
        <w:t xml:space="preserve"> impossible sur un serveur en production et d'en retranscrire chaque changement de valeur.</w:t>
      </w:r>
    </w:p>
    <w:p w14:paraId="7D289D00" w14:textId="77777777" w:rsidR="00B42315" w:rsidRPr="00B2004F" w:rsidRDefault="00B42315" w:rsidP="00B42315">
      <w:pPr>
        <w:jc w:val="both"/>
        <w:rPr>
          <w:rFonts w:ascii="Calibri Light" w:hAnsi="Calibri Light" w:cs="Calibri Light"/>
        </w:rPr>
      </w:pPr>
    </w:p>
    <w:p w14:paraId="1A1BFF2A" w14:textId="77777777" w:rsidR="00B42315" w:rsidRPr="00B2004F" w:rsidRDefault="00B42315" w:rsidP="00B42315">
      <w:pPr>
        <w:jc w:val="both"/>
        <w:rPr>
          <w:rFonts w:ascii="Calibri Light" w:hAnsi="Calibri Light" w:cs="Calibri Light"/>
        </w:rPr>
      </w:pPr>
      <w:r w:rsidRPr="00B2004F">
        <w:rPr>
          <w:rFonts w:ascii="Calibri Light" w:hAnsi="Calibri Light" w:cs="Calibri Light"/>
          <w:b/>
          <w:bCs/>
        </w:rPr>
        <w:t>À titre d'exemple ce niveau contient :</w:t>
      </w:r>
    </w:p>
    <w:p w14:paraId="3F18B2F8" w14:textId="77777777" w:rsidR="00B42315" w:rsidRPr="00C3757E" w:rsidRDefault="00B42315" w:rsidP="00B42315">
      <w:pPr>
        <w:numPr>
          <w:ilvl w:val="0"/>
          <w:numId w:val="78"/>
        </w:numPr>
        <w:spacing w:after="0" w:line="274" w:lineRule="auto"/>
        <w:jc w:val="both"/>
        <w:rPr>
          <w:rFonts w:ascii="Calibri Light" w:hAnsi="Calibri Light" w:cs="Calibri Light"/>
        </w:rPr>
      </w:pPr>
      <w:r w:rsidRPr="00C3757E">
        <w:rPr>
          <w:rFonts w:ascii="Calibri Light" w:hAnsi="Calibri Light" w:cs="Calibri Light"/>
        </w:rPr>
        <w:t>Les valeurs des paramètres.</w:t>
      </w:r>
    </w:p>
    <w:p w14:paraId="31969D3A" w14:textId="77777777" w:rsidR="00B42315" w:rsidRPr="00C3757E" w:rsidRDefault="00B42315" w:rsidP="00B42315">
      <w:pPr>
        <w:numPr>
          <w:ilvl w:val="0"/>
          <w:numId w:val="78"/>
        </w:numPr>
        <w:spacing w:after="0" w:line="274" w:lineRule="auto"/>
        <w:jc w:val="both"/>
        <w:rPr>
          <w:rFonts w:ascii="Calibri Light" w:hAnsi="Calibri Light" w:cs="Calibri Light"/>
        </w:rPr>
      </w:pPr>
      <w:r w:rsidRPr="00C3757E">
        <w:rPr>
          <w:rFonts w:ascii="Calibri Light" w:hAnsi="Calibri Light" w:cs="Calibri Light"/>
        </w:rPr>
        <w:t>Les valeurs des attributs après initialisation.</w:t>
      </w:r>
    </w:p>
    <w:p w14:paraId="7A1A7855" w14:textId="77777777" w:rsidR="00B42315" w:rsidRPr="00C3757E" w:rsidRDefault="00B42315" w:rsidP="00B42315">
      <w:pPr>
        <w:numPr>
          <w:ilvl w:val="0"/>
          <w:numId w:val="78"/>
        </w:numPr>
        <w:spacing w:after="0" w:line="274" w:lineRule="auto"/>
        <w:jc w:val="both"/>
        <w:rPr>
          <w:rFonts w:ascii="Calibri Light" w:hAnsi="Calibri Light" w:cs="Calibri Light"/>
        </w:rPr>
      </w:pPr>
      <w:r w:rsidRPr="00C3757E">
        <w:rPr>
          <w:rFonts w:ascii="Calibri Light" w:hAnsi="Calibri Light" w:cs="Calibri Light"/>
        </w:rPr>
        <w:t>Le fait d'être passé dans une branche ou une autre d'une condition.</w:t>
      </w:r>
    </w:p>
    <w:p w14:paraId="648752E8" w14:textId="77777777" w:rsidR="00B42315" w:rsidRPr="00C3757E" w:rsidRDefault="00B42315" w:rsidP="00B42315">
      <w:pPr>
        <w:numPr>
          <w:ilvl w:val="0"/>
          <w:numId w:val="78"/>
        </w:numPr>
        <w:spacing w:after="0" w:line="274" w:lineRule="auto"/>
        <w:jc w:val="both"/>
        <w:rPr>
          <w:rFonts w:ascii="Calibri Light" w:hAnsi="Calibri Light" w:cs="Calibri Light"/>
        </w:rPr>
      </w:pPr>
      <w:r w:rsidRPr="00C3757E">
        <w:rPr>
          <w:rFonts w:ascii="Calibri Light" w:hAnsi="Calibri Light" w:cs="Calibri Light"/>
        </w:rPr>
        <w:t>Les valeurs des conditions de sortie des boucles.</w:t>
      </w:r>
    </w:p>
    <w:p w14:paraId="36847C34" w14:textId="77777777" w:rsidR="00B42315" w:rsidRPr="00B2004F" w:rsidRDefault="00B42315" w:rsidP="00B42315">
      <w:pPr>
        <w:numPr>
          <w:ilvl w:val="0"/>
          <w:numId w:val="78"/>
        </w:numPr>
        <w:spacing w:after="0" w:line="274" w:lineRule="auto"/>
        <w:jc w:val="both"/>
        <w:rPr>
          <w:rFonts w:ascii="Calibri Light" w:hAnsi="Calibri Light" w:cs="Calibri Light"/>
        </w:rPr>
      </w:pPr>
      <w:r w:rsidRPr="00B2004F">
        <w:rPr>
          <w:rFonts w:ascii="Calibri Light" w:hAnsi="Calibri Light" w:cs="Calibri Light"/>
        </w:rPr>
        <w:t>Chaque tentative d'accès aux périphériques</w:t>
      </w:r>
      <w:r>
        <w:rPr>
          <w:rFonts w:ascii="Calibri Light" w:hAnsi="Calibri Light" w:cs="Calibri Light"/>
        </w:rPr>
        <w:t>.</w:t>
      </w:r>
    </w:p>
    <w:p w14:paraId="139D9C47" w14:textId="77777777" w:rsidR="00B42315" w:rsidRPr="00B2004F" w:rsidRDefault="00B42315" w:rsidP="00B42315">
      <w:pPr>
        <w:numPr>
          <w:ilvl w:val="0"/>
          <w:numId w:val="78"/>
        </w:numPr>
        <w:spacing w:after="0" w:line="274" w:lineRule="auto"/>
        <w:jc w:val="both"/>
        <w:rPr>
          <w:rFonts w:ascii="Calibri Light" w:hAnsi="Calibri Light" w:cs="Calibri Light"/>
        </w:rPr>
      </w:pPr>
      <w:r w:rsidRPr="00B2004F">
        <w:rPr>
          <w:rFonts w:ascii="Calibri Light" w:hAnsi="Calibri Light" w:cs="Calibri Light"/>
        </w:rPr>
        <w:t>Les temps de traitement/latence des différents composants.</w:t>
      </w:r>
    </w:p>
    <w:p w14:paraId="20810AEA" w14:textId="77777777" w:rsidR="00B42315" w:rsidRDefault="00B42315" w:rsidP="00B42315">
      <w:pPr>
        <w:numPr>
          <w:ilvl w:val="0"/>
          <w:numId w:val="78"/>
        </w:numPr>
        <w:spacing w:after="0" w:line="274" w:lineRule="auto"/>
        <w:jc w:val="both"/>
        <w:rPr>
          <w:rFonts w:ascii="Calibri Light" w:hAnsi="Calibri Light" w:cs="Calibri Light"/>
        </w:rPr>
      </w:pPr>
      <w:r w:rsidRPr="00B2004F">
        <w:rPr>
          <w:rFonts w:ascii="Calibri Light" w:hAnsi="Calibri Light" w:cs="Calibri Light"/>
        </w:rPr>
        <w:t>Les informations sur le chargement des modules de l'application.</w:t>
      </w:r>
    </w:p>
    <w:p w14:paraId="118C728D" w14:textId="77777777" w:rsidR="00B42315" w:rsidRPr="00B2004F" w:rsidRDefault="00B42315" w:rsidP="00B42315">
      <w:pPr>
        <w:numPr>
          <w:ilvl w:val="0"/>
          <w:numId w:val="78"/>
        </w:numPr>
        <w:spacing w:after="0" w:line="274" w:lineRule="auto"/>
        <w:jc w:val="both"/>
        <w:rPr>
          <w:rFonts w:ascii="Calibri Light" w:hAnsi="Calibri Light" w:cs="Calibri Light"/>
        </w:rPr>
      </w:pPr>
      <w:r>
        <w:rPr>
          <w:rFonts w:ascii="Calibri Light" w:hAnsi="Calibri Light" w:cs="Calibri Light"/>
        </w:rPr>
        <w:t>Les transformations.</w:t>
      </w:r>
    </w:p>
    <w:p w14:paraId="54133FE5" w14:textId="77777777" w:rsidR="00B42315" w:rsidRDefault="00B42315" w:rsidP="00B42315">
      <w:pPr>
        <w:numPr>
          <w:ilvl w:val="0"/>
          <w:numId w:val="78"/>
        </w:numPr>
        <w:spacing w:after="0" w:line="274" w:lineRule="auto"/>
        <w:jc w:val="both"/>
        <w:rPr>
          <w:rFonts w:ascii="Calibri Light" w:hAnsi="Calibri Light" w:cs="Calibri Light"/>
        </w:rPr>
      </w:pPr>
      <w:r>
        <w:rPr>
          <w:rFonts w:ascii="Calibri Light" w:hAnsi="Calibri Light" w:cs="Calibri Light"/>
        </w:rPr>
        <w:t>…</w:t>
      </w:r>
    </w:p>
    <w:p w14:paraId="018728A2" w14:textId="77777777" w:rsidR="00B42315" w:rsidRPr="00B2004F" w:rsidRDefault="00B42315" w:rsidP="00B42315">
      <w:pPr>
        <w:jc w:val="both"/>
        <w:rPr>
          <w:rFonts w:ascii="Calibri Light" w:hAnsi="Calibri Light" w:cs="Calibri Light"/>
        </w:rPr>
      </w:pPr>
    </w:p>
    <w:p w14:paraId="392E8CAB" w14:textId="77777777" w:rsidR="00B42315" w:rsidRDefault="00B42315" w:rsidP="00B42315">
      <w:pPr>
        <w:pStyle w:val="Titre3"/>
        <w:spacing w:before="0"/>
        <w:rPr>
          <w:rStyle w:val="Rfrencelgre"/>
        </w:rPr>
      </w:pPr>
      <w:bookmarkStart w:id="55" w:name="_Toc210722674"/>
      <w:r>
        <w:rPr>
          <w:rStyle w:val="Rfrencelgre"/>
        </w:rPr>
        <w:t xml:space="preserve">Niveau </w:t>
      </w:r>
      <w:bookmarkEnd w:id="55"/>
      <w:r>
        <w:rPr>
          <w:rStyle w:val="Rfrencelgre"/>
        </w:rPr>
        <w:t>Client</w:t>
      </w:r>
    </w:p>
    <w:p w14:paraId="49D75057" w14:textId="77777777" w:rsidR="00B42315" w:rsidRPr="003F79EC" w:rsidRDefault="00B42315" w:rsidP="00B42315"/>
    <w:p w14:paraId="64320533" w14:textId="77777777" w:rsidR="00B42315" w:rsidRDefault="00B42315" w:rsidP="00B42315">
      <w:pPr>
        <w:jc w:val="both"/>
        <w:rPr>
          <w:rFonts w:ascii="Calibri Light" w:hAnsi="Calibri Light" w:cs="Calibri Light"/>
        </w:rPr>
      </w:pPr>
      <w:r w:rsidRPr="00B2004F">
        <w:rPr>
          <w:rFonts w:ascii="Calibri Light" w:hAnsi="Calibri Light" w:cs="Calibri Light"/>
        </w:rPr>
        <w:t>Ce niveau est à destination du </w:t>
      </w:r>
      <w:r w:rsidRPr="00B2004F">
        <w:rPr>
          <w:rFonts w:ascii="Calibri Light" w:hAnsi="Calibri Light" w:cs="Calibri Light"/>
          <w:b/>
          <w:bCs/>
        </w:rPr>
        <w:t>Métier</w:t>
      </w:r>
      <w:r w:rsidRPr="00B2004F">
        <w:rPr>
          <w:rFonts w:ascii="Calibri Light" w:hAnsi="Calibri Light" w:cs="Calibri Light"/>
        </w:rPr>
        <w:t> et des équipes de </w:t>
      </w:r>
      <w:r w:rsidRPr="00B2004F">
        <w:rPr>
          <w:rFonts w:ascii="Calibri Light" w:hAnsi="Calibri Light" w:cs="Calibri Light"/>
          <w:b/>
          <w:bCs/>
        </w:rPr>
        <w:t>Sécurité</w:t>
      </w:r>
      <w:r w:rsidRPr="00B2004F">
        <w:rPr>
          <w:rFonts w:ascii="Calibri Light" w:hAnsi="Calibri Light" w:cs="Calibri Light"/>
        </w:rPr>
        <w:t>. Le but est de fournir une vision permettant de comprendre quel utilisateur, a fait quoi, à quelle heure, sur quelles données, avec quelles saisies, a obtenu quel résultat, etc.</w:t>
      </w:r>
    </w:p>
    <w:p w14:paraId="6DFE6F6F" w14:textId="77777777" w:rsidR="00B42315" w:rsidRPr="00B2004F" w:rsidRDefault="00B42315" w:rsidP="00B42315">
      <w:pPr>
        <w:jc w:val="both"/>
        <w:rPr>
          <w:rFonts w:ascii="Calibri Light" w:hAnsi="Calibri Light" w:cs="Calibri Light"/>
        </w:rPr>
      </w:pPr>
    </w:p>
    <w:p w14:paraId="5505E378" w14:textId="77777777" w:rsidR="00B42315" w:rsidRPr="00B2004F" w:rsidRDefault="00B42315" w:rsidP="00B42315">
      <w:pPr>
        <w:jc w:val="both"/>
        <w:rPr>
          <w:rFonts w:ascii="Calibri Light" w:hAnsi="Calibri Light" w:cs="Calibri Light"/>
        </w:rPr>
      </w:pPr>
      <w:r w:rsidRPr="00B2004F">
        <w:rPr>
          <w:rFonts w:ascii="Calibri Light" w:hAnsi="Calibri Light" w:cs="Calibri Light"/>
          <w:b/>
          <w:bCs/>
        </w:rPr>
        <w:t>À titre d'exemple ce niveau contient :</w:t>
      </w:r>
    </w:p>
    <w:p w14:paraId="5DF44D08" w14:textId="77777777" w:rsidR="00B42315" w:rsidRDefault="00B42315" w:rsidP="00B42315">
      <w:pPr>
        <w:numPr>
          <w:ilvl w:val="0"/>
          <w:numId w:val="79"/>
        </w:numPr>
        <w:spacing w:after="0" w:line="274" w:lineRule="auto"/>
        <w:jc w:val="both"/>
        <w:rPr>
          <w:rFonts w:ascii="Calibri Light" w:hAnsi="Calibri Light" w:cs="Calibri Light"/>
        </w:rPr>
      </w:pPr>
      <w:r w:rsidRPr="00B2004F">
        <w:rPr>
          <w:rFonts w:ascii="Calibri Light" w:hAnsi="Calibri Light" w:cs="Calibri Light"/>
        </w:rPr>
        <w:t>Les requêtes effectuées.</w:t>
      </w:r>
    </w:p>
    <w:p w14:paraId="003C0EF7" w14:textId="77777777" w:rsidR="00B42315" w:rsidRPr="00B2004F" w:rsidRDefault="00B42315" w:rsidP="00B42315">
      <w:pPr>
        <w:numPr>
          <w:ilvl w:val="0"/>
          <w:numId w:val="79"/>
        </w:numPr>
        <w:spacing w:after="0" w:line="274" w:lineRule="auto"/>
        <w:jc w:val="both"/>
        <w:rPr>
          <w:rFonts w:ascii="Calibri Light" w:hAnsi="Calibri Light" w:cs="Calibri Light"/>
        </w:rPr>
      </w:pPr>
      <w:r>
        <w:rPr>
          <w:rFonts w:ascii="Calibri Light" w:hAnsi="Calibri Light" w:cs="Calibri Light"/>
        </w:rPr>
        <w:t>Les flows parcourus.</w:t>
      </w:r>
    </w:p>
    <w:p w14:paraId="1B16D227" w14:textId="77777777" w:rsidR="00B42315" w:rsidRPr="00B2004F" w:rsidRDefault="00B42315" w:rsidP="00B42315">
      <w:pPr>
        <w:numPr>
          <w:ilvl w:val="0"/>
          <w:numId w:val="79"/>
        </w:numPr>
        <w:spacing w:after="0" w:line="274" w:lineRule="auto"/>
        <w:jc w:val="both"/>
        <w:rPr>
          <w:rFonts w:ascii="Calibri Light" w:hAnsi="Calibri Light" w:cs="Calibri Light"/>
        </w:rPr>
      </w:pPr>
      <w:r w:rsidRPr="00B2004F">
        <w:rPr>
          <w:rFonts w:ascii="Calibri Light" w:hAnsi="Calibri Light" w:cs="Calibri Light"/>
        </w:rPr>
        <w:t>Les valeurs des inputs.</w:t>
      </w:r>
    </w:p>
    <w:p w14:paraId="5588F364" w14:textId="77777777" w:rsidR="00B42315" w:rsidRDefault="00B42315" w:rsidP="00B42315">
      <w:pPr>
        <w:numPr>
          <w:ilvl w:val="0"/>
          <w:numId w:val="79"/>
        </w:numPr>
        <w:spacing w:after="0" w:line="274" w:lineRule="auto"/>
        <w:jc w:val="both"/>
        <w:rPr>
          <w:rFonts w:ascii="Calibri Light" w:hAnsi="Calibri Light" w:cs="Calibri Light"/>
        </w:rPr>
      </w:pPr>
      <w:r w:rsidRPr="00B2004F">
        <w:rPr>
          <w:rFonts w:ascii="Calibri Light" w:hAnsi="Calibri Light" w:cs="Calibri Light"/>
        </w:rPr>
        <w:t>Les ID des utilisateurs.</w:t>
      </w:r>
    </w:p>
    <w:p w14:paraId="01EE27A9" w14:textId="77777777" w:rsidR="00B42315" w:rsidRDefault="00B42315" w:rsidP="00B42315">
      <w:pPr>
        <w:numPr>
          <w:ilvl w:val="0"/>
          <w:numId w:val="79"/>
        </w:numPr>
        <w:spacing w:after="0" w:line="274" w:lineRule="auto"/>
        <w:jc w:val="both"/>
        <w:rPr>
          <w:rFonts w:ascii="Calibri Light" w:hAnsi="Calibri Light" w:cs="Calibri Light"/>
        </w:rPr>
      </w:pPr>
      <w:r w:rsidRPr="00A95EDA">
        <w:rPr>
          <w:rFonts w:ascii="Calibri Light" w:hAnsi="Calibri Light" w:cs="Calibri Light"/>
        </w:rPr>
        <w:t>Les valeurs des informations récupérées des requêtes</w:t>
      </w:r>
      <w:r>
        <w:rPr>
          <w:rFonts w:ascii="Calibri Light" w:hAnsi="Calibri Light" w:cs="Calibri Light"/>
        </w:rPr>
        <w:t>.</w:t>
      </w:r>
    </w:p>
    <w:p w14:paraId="28743A30" w14:textId="77777777" w:rsidR="00B42315" w:rsidRPr="00A95EDA" w:rsidRDefault="00B42315" w:rsidP="00B42315">
      <w:pPr>
        <w:numPr>
          <w:ilvl w:val="0"/>
          <w:numId w:val="79"/>
        </w:numPr>
        <w:spacing w:after="0" w:line="274" w:lineRule="auto"/>
        <w:jc w:val="both"/>
        <w:rPr>
          <w:rFonts w:ascii="Calibri Light" w:hAnsi="Calibri Light" w:cs="Calibri Light"/>
        </w:rPr>
      </w:pPr>
      <w:r w:rsidRPr="00A95EDA">
        <w:rPr>
          <w:rFonts w:ascii="Calibri Light" w:hAnsi="Calibri Light" w:cs="Calibri Light"/>
        </w:rPr>
        <w:t>…</w:t>
      </w:r>
    </w:p>
    <w:p w14:paraId="0DE91B56" w14:textId="77777777" w:rsidR="00B42315" w:rsidRDefault="00B42315" w:rsidP="00B42315">
      <w:pPr>
        <w:jc w:val="both"/>
        <w:rPr>
          <w:rFonts w:ascii="Calibri Light" w:hAnsi="Calibri Light" w:cs="Calibri Light"/>
        </w:rPr>
      </w:pPr>
    </w:p>
    <w:p w14:paraId="42CA58D5" w14:textId="77777777" w:rsidR="00B42315" w:rsidRPr="00710FB6" w:rsidRDefault="00B42315" w:rsidP="00B42315">
      <w:pPr>
        <w:jc w:val="both"/>
        <w:rPr>
          <w:rFonts w:ascii="Calibri Light" w:hAnsi="Calibri Light" w:cs="Calibri Light"/>
        </w:rPr>
      </w:pPr>
    </w:p>
    <w:p w14:paraId="67BEABC2" w14:textId="77777777" w:rsidR="00B42315" w:rsidRPr="00771251" w:rsidRDefault="00B42315" w:rsidP="00B42315">
      <w:pPr>
        <w:pStyle w:val="Titre2"/>
      </w:pPr>
      <w:r>
        <w:t>Les Logs dans les flows</w:t>
      </w:r>
    </w:p>
    <w:p w14:paraId="18D01D27" w14:textId="77777777" w:rsidR="00B42315" w:rsidRDefault="00B42315" w:rsidP="00B42315">
      <w:pPr>
        <w:jc w:val="both"/>
      </w:pPr>
    </w:p>
    <w:p w14:paraId="02FB1552" w14:textId="77777777" w:rsidR="00B42315" w:rsidRPr="00A255AB" w:rsidRDefault="00B42315" w:rsidP="00B42315">
      <w:pPr>
        <w:jc w:val="both"/>
        <w:rPr>
          <w:rFonts w:asciiTheme="majorHAnsi" w:hAnsiTheme="majorHAnsi" w:cstheme="majorHAnsi"/>
        </w:rPr>
      </w:pPr>
      <w:r w:rsidRPr="00A255AB">
        <w:rPr>
          <w:rFonts w:asciiTheme="majorHAnsi" w:hAnsiTheme="majorHAnsi" w:cstheme="majorHAnsi"/>
        </w:rPr>
        <w:t>Le</w:t>
      </w:r>
      <w:r>
        <w:rPr>
          <w:rFonts w:asciiTheme="majorHAnsi" w:hAnsiTheme="majorHAnsi" w:cstheme="majorHAnsi"/>
        </w:rPr>
        <w:t>s</w:t>
      </w:r>
    </w:p>
    <w:p w14:paraId="756DAE72" w14:textId="77777777" w:rsidR="00B42315" w:rsidRDefault="00B42315" w:rsidP="00B42315">
      <w:pPr>
        <w:jc w:val="both"/>
        <w:rPr>
          <w:rFonts w:ascii="Calibri Light" w:hAnsi="Calibri Light" w:cs="Calibri Light"/>
        </w:rPr>
      </w:pPr>
    </w:p>
    <w:p w14:paraId="0BCA4C72" w14:textId="77777777" w:rsidR="00B42315" w:rsidRPr="00AA3117" w:rsidRDefault="00B42315" w:rsidP="00B42315">
      <w:pPr>
        <w:pStyle w:val="Titre3"/>
        <w:spacing w:before="0"/>
        <w:rPr>
          <w:rStyle w:val="Rfrencelgre"/>
        </w:rPr>
      </w:pPr>
      <w:bookmarkStart w:id="56" w:name="_Toc102723311"/>
      <w:bookmarkStart w:id="57" w:name="_Toc210722675"/>
      <w:r>
        <w:rPr>
          <w:rStyle w:val="Rfrencelgre"/>
        </w:rPr>
        <w:t>I</w:t>
      </w:r>
      <w:r w:rsidRPr="00AA3117">
        <w:rPr>
          <w:rStyle w:val="Rfrencelgre"/>
        </w:rPr>
        <w:t>nterface.xml</w:t>
      </w:r>
      <w:bookmarkEnd w:id="56"/>
      <w:bookmarkEnd w:id="57"/>
    </w:p>
    <w:p w14:paraId="6AE373B9" w14:textId="77777777" w:rsidR="00B42315" w:rsidRPr="007B45EF" w:rsidRDefault="00B42315" w:rsidP="00B42315">
      <w:pPr>
        <w:jc w:val="both"/>
        <w:rPr>
          <w:rFonts w:ascii="Calibri Light" w:hAnsi="Calibri Light" w:cs="Calibri Light"/>
        </w:rPr>
      </w:pPr>
    </w:p>
    <w:p w14:paraId="32DB76E5" w14:textId="77777777" w:rsidR="00B42315" w:rsidRDefault="00B42315" w:rsidP="00B42315">
      <w:pPr>
        <w:jc w:val="both"/>
        <w:rPr>
          <w:rFonts w:ascii="Calibri Light" w:hAnsi="Calibri Light" w:cs="Calibri Light"/>
        </w:rPr>
      </w:pPr>
      <w:r w:rsidRPr="007B45EF">
        <w:rPr>
          <w:rFonts w:ascii="Calibri Light" w:hAnsi="Calibri Light" w:cs="Calibri Light"/>
        </w:rPr>
        <w:t xml:space="preserve">Pour l’API </w:t>
      </w:r>
      <w:proofErr w:type="spellStart"/>
      <w:r w:rsidRPr="007B45EF">
        <w:rPr>
          <w:rFonts w:ascii="Calibri Light" w:hAnsi="Calibri Light" w:cs="Calibri Light"/>
        </w:rPr>
        <w:t>KitRouter</w:t>
      </w:r>
      <w:proofErr w:type="spellEnd"/>
    </w:p>
    <w:p w14:paraId="286CFE3E" w14:textId="77777777" w:rsidR="00B42315" w:rsidRPr="007B45EF" w:rsidRDefault="00B42315" w:rsidP="00B42315">
      <w:pPr>
        <w:jc w:val="both"/>
        <w:rPr>
          <w:rFonts w:ascii="Calibri Light" w:hAnsi="Calibri Light" w:cs="Calibri Light"/>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8"/>
        <w:gridCol w:w="5946"/>
      </w:tblGrid>
      <w:tr w:rsidR="00B42315" w14:paraId="46078BA2" w14:textId="77777777" w:rsidTr="00ED1F38">
        <w:trPr>
          <w:trHeight w:val="269"/>
        </w:trPr>
        <w:tc>
          <w:tcPr>
            <w:tcW w:w="4531" w:type="dxa"/>
            <w:vMerge w:val="restart"/>
          </w:tcPr>
          <w:p w14:paraId="78625C33" w14:textId="77777777" w:rsidR="00B42315" w:rsidRDefault="00B42315" w:rsidP="00ED1F38">
            <w:pPr>
              <w:jc w:val="both"/>
              <w:rPr>
                <w:lang w:val="en-US"/>
              </w:rPr>
            </w:pPr>
            <w:r w:rsidRPr="00907DCB">
              <w:rPr>
                <w:rFonts w:asciiTheme="majorHAnsi" w:hAnsiTheme="majorHAnsi" w:cstheme="majorHAnsi"/>
                <w:noProof/>
              </w:rPr>
              <w:drawing>
                <wp:inline distT="0" distB="0" distL="0" distR="0" wp14:anchorId="73E6455F" wp14:editId="64004326">
                  <wp:extent cx="1894679" cy="1171399"/>
                  <wp:effectExtent l="57150" t="57150" r="48895" b="48260"/>
                  <wp:docPr id="3" name="Image 3"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capture d’écran, Police, nombre&#10;&#10;Description générée automatiquement"/>
                          <pic:cNvPicPr/>
                        </pic:nvPicPr>
                        <pic:blipFill>
                          <a:blip r:embed="rId29"/>
                          <a:stretch>
                            <a:fillRect/>
                          </a:stretch>
                        </pic:blipFill>
                        <pic:spPr>
                          <a:xfrm>
                            <a:off x="0" y="0"/>
                            <a:ext cx="1952553" cy="1207180"/>
                          </a:xfrm>
                          <a:prstGeom prst="rect">
                            <a:avLst/>
                          </a:prstGeom>
                          <a:ln>
                            <a:noFill/>
                          </a:ln>
                          <a:effectLst>
                            <a:softEdge rad="0"/>
                          </a:effectLst>
                          <a:scene3d>
                            <a:camera prst="orthographicFront"/>
                            <a:lightRig rig="threePt" dir="t"/>
                          </a:scene3d>
                          <a:sp3d contourW="6350"/>
                        </pic:spPr>
                      </pic:pic>
                    </a:graphicData>
                  </a:graphic>
                </wp:inline>
              </w:drawing>
            </w:r>
          </w:p>
        </w:tc>
        <w:tc>
          <w:tcPr>
            <w:tcW w:w="4531" w:type="dxa"/>
          </w:tcPr>
          <w:p w14:paraId="7077FBE6" w14:textId="77777777" w:rsidR="00B42315" w:rsidRDefault="00B42315" w:rsidP="00ED1F38">
            <w:pPr>
              <w:jc w:val="both"/>
              <w:rPr>
                <w:lang w:val="en-US"/>
              </w:rPr>
            </w:pPr>
            <w:r w:rsidRPr="00E24A75">
              <w:rPr>
                <w:rFonts w:asciiTheme="majorHAnsi" w:hAnsiTheme="majorHAnsi" w:cstheme="majorHAnsi"/>
                <w:noProof/>
              </w:rPr>
              <w:drawing>
                <wp:inline distT="0" distB="0" distL="0" distR="0" wp14:anchorId="791CE989" wp14:editId="653819B7">
                  <wp:extent cx="3533132" cy="737237"/>
                  <wp:effectExtent l="57150" t="57150" r="48895" b="43815"/>
                  <wp:docPr id="27" name="Image 27" descr="Une image contenant texte, capture d’écran,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descr="Une image contenant texte, capture d’écran, ligne, Police&#10;&#10;Description générée automatiquement"/>
                          <pic:cNvPicPr/>
                        </pic:nvPicPr>
                        <pic:blipFill>
                          <a:blip r:embed="rId30"/>
                          <a:stretch>
                            <a:fillRect/>
                          </a:stretch>
                        </pic:blipFill>
                        <pic:spPr>
                          <a:xfrm>
                            <a:off x="0" y="0"/>
                            <a:ext cx="3655916" cy="762858"/>
                          </a:xfrm>
                          <a:prstGeom prst="rect">
                            <a:avLst/>
                          </a:prstGeom>
                          <a:ln>
                            <a:noFill/>
                          </a:ln>
                          <a:effectLst>
                            <a:softEdge rad="0"/>
                          </a:effectLst>
                          <a:scene3d>
                            <a:camera prst="orthographicFront"/>
                            <a:lightRig rig="threePt" dir="t"/>
                          </a:scene3d>
                          <a:sp3d contourW="6350"/>
                        </pic:spPr>
                      </pic:pic>
                    </a:graphicData>
                  </a:graphic>
                </wp:inline>
              </w:drawing>
            </w:r>
          </w:p>
        </w:tc>
      </w:tr>
      <w:tr w:rsidR="00B42315" w14:paraId="7CDE0DE0" w14:textId="77777777" w:rsidTr="00ED1F38">
        <w:trPr>
          <w:trHeight w:val="269"/>
        </w:trPr>
        <w:tc>
          <w:tcPr>
            <w:tcW w:w="4531" w:type="dxa"/>
            <w:vMerge/>
          </w:tcPr>
          <w:p w14:paraId="2A84A10A" w14:textId="77777777" w:rsidR="00B42315" w:rsidRDefault="00B42315" w:rsidP="00ED1F38">
            <w:pPr>
              <w:jc w:val="both"/>
              <w:rPr>
                <w:lang w:val="en-US"/>
              </w:rPr>
            </w:pPr>
          </w:p>
        </w:tc>
        <w:tc>
          <w:tcPr>
            <w:tcW w:w="4531" w:type="dxa"/>
          </w:tcPr>
          <w:p w14:paraId="3D22D8A5" w14:textId="77777777" w:rsidR="00B42315" w:rsidRDefault="00B42315" w:rsidP="00ED1F38">
            <w:pPr>
              <w:jc w:val="both"/>
              <w:rPr>
                <w:lang w:val="en-US"/>
              </w:rPr>
            </w:pPr>
            <w:r w:rsidRPr="00AA6DE0">
              <w:rPr>
                <w:rFonts w:asciiTheme="majorHAnsi" w:hAnsiTheme="majorHAnsi" w:cstheme="majorHAnsi"/>
                <w:noProof/>
              </w:rPr>
              <w:drawing>
                <wp:inline distT="0" distB="0" distL="0" distR="0" wp14:anchorId="343F5F84" wp14:editId="7E402337">
                  <wp:extent cx="3532505" cy="749956"/>
                  <wp:effectExtent l="57150" t="57150" r="48895" b="50165"/>
                  <wp:docPr id="28" name="Image 28" descr="Une image contenant texte, capture d’écran,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descr="Une image contenant texte, capture d’écran, ligne, Police&#10;&#10;Description générée automatiquement"/>
                          <pic:cNvPicPr/>
                        </pic:nvPicPr>
                        <pic:blipFill>
                          <a:blip r:embed="rId31"/>
                          <a:stretch>
                            <a:fillRect/>
                          </a:stretch>
                        </pic:blipFill>
                        <pic:spPr>
                          <a:xfrm>
                            <a:off x="0" y="0"/>
                            <a:ext cx="3591046" cy="762384"/>
                          </a:xfrm>
                          <a:prstGeom prst="rect">
                            <a:avLst/>
                          </a:prstGeom>
                          <a:ln>
                            <a:noFill/>
                          </a:ln>
                          <a:effectLst>
                            <a:softEdge rad="0"/>
                          </a:effectLst>
                          <a:scene3d>
                            <a:camera prst="orthographicFront"/>
                            <a:lightRig rig="threePt" dir="t"/>
                          </a:scene3d>
                          <a:sp3d contourW="6350"/>
                        </pic:spPr>
                      </pic:pic>
                    </a:graphicData>
                  </a:graphic>
                </wp:inline>
              </w:drawing>
            </w:r>
          </w:p>
        </w:tc>
      </w:tr>
    </w:tbl>
    <w:p w14:paraId="6DC745B4" w14:textId="77777777" w:rsidR="00B42315" w:rsidRPr="007B45EF" w:rsidRDefault="00B42315" w:rsidP="00B42315">
      <w:pPr>
        <w:jc w:val="both"/>
        <w:rPr>
          <w:rFonts w:ascii="Calibri Light" w:hAnsi="Calibri Light" w:cs="Calibri Light"/>
        </w:rPr>
      </w:pPr>
      <w:r w:rsidRPr="007B45EF">
        <w:rPr>
          <w:rFonts w:ascii="Calibri Light" w:hAnsi="Calibri Light" w:cs="Calibri Light"/>
        </w:rPr>
        <w:t xml:space="preserve">Pour les </w:t>
      </w:r>
      <w:proofErr w:type="spellStart"/>
      <w:r w:rsidRPr="007B45EF">
        <w:rPr>
          <w:rFonts w:ascii="Calibri Light" w:hAnsi="Calibri Light" w:cs="Calibri Light"/>
        </w:rPr>
        <w:t>subflows</w:t>
      </w:r>
      <w:proofErr w:type="spellEnd"/>
    </w:p>
    <w:p w14:paraId="10CA09FF" w14:textId="77777777" w:rsidR="00B42315" w:rsidRDefault="00B42315" w:rsidP="00B42315">
      <w:pPr>
        <w:jc w:val="both"/>
      </w:pPr>
    </w:p>
    <w:p w14:paraId="31EE3C00" w14:textId="77777777" w:rsidR="00B42315" w:rsidRDefault="00B42315" w:rsidP="00B42315">
      <w:pPr>
        <w:pStyle w:val="Paragraphedeliste"/>
        <w:numPr>
          <w:ilvl w:val="0"/>
          <w:numId w:val="44"/>
        </w:numPr>
        <w:spacing w:after="0"/>
        <w:jc w:val="both"/>
        <w:rPr>
          <w:rFonts w:ascii="Calibri Light" w:hAnsi="Calibri Light" w:cs="Calibri Light"/>
        </w:rPr>
      </w:pPr>
      <w:r w:rsidRPr="00B31FEE">
        <w:rPr>
          <w:rFonts w:ascii="Calibri Light" w:hAnsi="Calibri Light" w:cs="Calibri Light"/>
        </w:rPr>
        <w:t xml:space="preserve">En </w:t>
      </w:r>
      <w:proofErr w:type="spellStart"/>
      <w:r w:rsidRPr="00540E6D">
        <w:rPr>
          <w:rFonts w:ascii="Calibri Light" w:hAnsi="Calibri Light" w:cs="Calibri Light"/>
          <w:color w:val="FF0000"/>
        </w:rPr>
        <w:t>debug</w:t>
      </w:r>
      <w:proofErr w:type="spellEnd"/>
      <w:r w:rsidRPr="00B31FEE">
        <w:rPr>
          <w:rFonts w:ascii="Calibri Light" w:hAnsi="Calibri Light" w:cs="Calibri Light"/>
        </w:rPr>
        <w:t xml:space="preserve">, </w:t>
      </w:r>
      <w:r>
        <w:rPr>
          <w:rFonts w:ascii="Calibri Light" w:hAnsi="Calibri Light" w:cs="Calibri Light"/>
        </w:rPr>
        <w:t xml:space="preserve">il faut tracer </w:t>
      </w:r>
      <w:r w:rsidRPr="00B31FEE">
        <w:rPr>
          <w:rFonts w:ascii="Calibri Light" w:hAnsi="Calibri Light" w:cs="Calibri Light"/>
        </w:rPr>
        <w:t>l’entrée et la sortie du flow</w:t>
      </w:r>
      <w:r>
        <w:rPr>
          <w:rFonts w:ascii="Calibri Light" w:hAnsi="Calibri Light" w:cs="Calibri Light"/>
        </w:rPr>
        <w:t>. Si un identifiant peut être passé, alors le faire car cela permet d’identifier quel objet a été traité et en combien de temps.</w:t>
      </w:r>
    </w:p>
    <w:p w14:paraId="1B80A6F7" w14:textId="77777777" w:rsidR="00B42315" w:rsidRPr="00941538" w:rsidRDefault="00B42315" w:rsidP="00B42315">
      <w:pPr>
        <w:ind w:left="15"/>
        <w:jc w:val="both"/>
        <w:rPr>
          <w:rFonts w:ascii="Calibri Light" w:hAnsi="Calibri Light" w:cs="Calibri Light"/>
        </w:rPr>
      </w:pPr>
    </w:p>
    <w:p w14:paraId="319218D7" w14:textId="77777777" w:rsidR="00B42315" w:rsidRDefault="00B42315" w:rsidP="00B42315">
      <w:pPr>
        <w:ind w:left="142"/>
        <w:jc w:val="both"/>
      </w:pPr>
      <w:r w:rsidRPr="00941538">
        <w:rPr>
          <w:noProof/>
        </w:rPr>
        <w:drawing>
          <wp:inline distT="0" distB="0" distL="0" distR="0" wp14:anchorId="7D93F421" wp14:editId="30099FA2">
            <wp:extent cx="1953158" cy="1113870"/>
            <wp:effectExtent l="57150" t="57150" r="47625" b="48260"/>
            <wp:docPr id="1966487470" name="Image 1"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87470" name="Image 1" descr="Une image contenant texte, capture d’écran, Police, ligne&#10;&#10;Description générée automatiquement"/>
                    <pic:cNvPicPr/>
                  </pic:nvPicPr>
                  <pic:blipFill>
                    <a:blip r:embed="rId32"/>
                    <a:stretch>
                      <a:fillRect/>
                    </a:stretch>
                  </pic:blipFill>
                  <pic:spPr>
                    <a:xfrm>
                      <a:off x="0" y="0"/>
                      <a:ext cx="1965693" cy="1121019"/>
                    </a:xfrm>
                    <a:prstGeom prst="rect">
                      <a:avLst/>
                    </a:prstGeom>
                    <a:ln>
                      <a:noFill/>
                    </a:ln>
                    <a:effectLst>
                      <a:softEdge rad="0"/>
                    </a:effectLst>
                    <a:scene3d>
                      <a:camera prst="orthographicFront"/>
                      <a:lightRig rig="threePt" dir="t"/>
                    </a:scene3d>
                    <a:sp3d contourW="6350"/>
                  </pic:spPr>
                </pic:pic>
              </a:graphicData>
            </a:graphic>
          </wp:inline>
        </w:drawing>
      </w:r>
    </w:p>
    <w:p w14:paraId="4CCFB20B" w14:textId="77777777" w:rsidR="00B42315" w:rsidRPr="00D24C05" w:rsidRDefault="00B42315" w:rsidP="00B42315">
      <w:pPr>
        <w:jc w:val="both"/>
      </w:pPr>
    </w:p>
    <w:p w14:paraId="56EE23D7" w14:textId="77777777" w:rsidR="00B42315" w:rsidRDefault="00B42315" w:rsidP="00B42315">
      <w:pPr>
        <w:spacing w:line="240" w:lineRule="auto"/>
        <w:rPr>
          <w:rStyle w:val="Rfrencelgre"/>
          <w:rFonts w:eastAsiaTheme="majorEastAsia" w:cstheme="majorBidi"/>
          <w:sz w:val="28"/>
          <w:szCs w:val="28"/>
        </w:rPr>
      </w:pPr>
      <w:bookmarkStart w:id="58" w:name="_Toc102723313"/>
      <w:r>
        <w:rPr>
          <w:rStyle w:val="Rfrencelgre"/>
        </w:rPr>
        <w:br w:type="page"/>
      </w:r>
    </w:p>
    <w:p w14:paraId="08E1D2C4" w14:textId="77777777" w:rsidR="00B42315" w:rsidRPr="00B31FEE" w:rsidRDefault="00B42315" w:rsidP="00B42315">
      <w:pPr>
        <w:pStyle w:val="Titre3"/>
        <w:spacing w:before="0"/>
        <w:rPr>
          <w:rStyle w:val="Rfrencelgre"/>
        </w:rPr>
      </w:pPr>
      <w:bookmarkStart w:id="59" w:name="_Toc210722676"/>
      <w:r>
        <w:rPr>
          <w:rStyle w:val="Rfrencelgre"/>
        </w:rPr>
        <w:lastRenderedPageBreak/>
        <w:t>I</w:t>
      </w:r>
      <w:r w:rsidRPr="00B31FEE">
        <w:rPr>
          <w:rStyle w:val="Rfrencelgre"/>
        </w:rPr>
        <w:t>mplementation.xml</w:t>
      </w:r>
      <w:bookmarkEnd w:id="58"/>
      <w:bookmarkEnd w:id="59"/>
    </w:p>
    <w:p w14:paraId="5A5F4CA5" w14:textId="77777777" w:rsidR="00B42315" w:rsidRPr="00B31FEE" w:rsidRDefault="00B42315" w:rsidP="00B42315">
      <w:pPr>
        <w:jc w:val="both"/>
        <w:rPr>
          <w:rFonts w:ascii="Calibri Light" w:hAnsi="Calibri Light" w:cs="Calibri Light"/>
        </w:rPr>
      </w:pPr>
    </w:p>
    <w:p w14:paraId="150C2C90" w14:textId="77777777" w:rsidR="00B42315" w:rsidRDefault="00B42315" w:rsidP="00B42315">
      <w:pPr>
        <w:jc w:val="both"/>
        <w:rPr>
          <w:rFonts w:ascii="Calibri Light" w:hAnsi="Calibri Light" w:cs="Calibri Light"/>
        </w:rPr>
      </w:pPr>
      <w:r w:rsidRPr="00B31FEE">
        <w:rPr>
          <w:rFonts w:ascii="Calibri Light" w:hAnsi="Calibri Light" w:cs="Calibri Light"/>
        </w:rPr>
        <w:t>Pour l</w:t>
      </w:r>
      <w:r>
        <w:rPr>
          <w:rFonts w:ascii="Calibri Light" w:hAnsi="Calibri Light" w:cs="Calibri Light"/>
        </w:rPr>
        <w:t xml:space="preserve">es </w:t>
      </w:r>
      <w:r w:rsidRPr="00B31FEE">
        <w:rPr>
          <w:rFonts w:ascii="Calibri Light" w:hAnsi="Calibri Light" w:cs="Calibri Light"/>
        </w:rPr>
        <w:t>implémentation</w:t>
      </w:r>
      <w:r>
        <w:rPr>
          <w:rFonts w:ascii="Calibri Light" w:hAnsi="Calibri Light" w:cs="Calibri Light"/>
        </w:rPr>
        <w:t>s</w:t>
      </w:r>
      <w:r w:rsidRPr="00B31FEE">
        <w:rPr>
          <w:rFonts w:ascii="Calibri Light" w:hAnsi="Calibri Light" w:cs="Calibri Light"/>
        </w:rPr>
        <w:t xml:space="preserve">, </w:t>
      </w:r>
      <w:r>
        <w:rPr>
          <w:rFonts w:ascii="Calibri Light" w:hAnsi="Calibri Light" w:cs="Calibri Light"/>
        </w:rPr>
        <w:t xml:space="preserve">il faut tracer les informations en respectant les règles pour les logs en </w:t>
      </w:r>
      <w:proofErr w:type="spellStart"/>
      <w:r>
        <w:rPr>
          <w:rFonts w:ascii="Calibri Light" w:hAnsi="Calibri Light" w:cs="Calibri Light"/>
        </w:rPr>
        <w:t>debug</w:t>
      </w:r>
      <w:proofErr w:type="spellEnd"/>
      <w:r>
        <w:rPr>
          <w:rFonts w:ascii="Calibri Light" w:hAnsi="Calibri Light" w:cs="Calibri Light"/>
        </w:rPr>
        <w:t xml:space="preserve"> et en info. Par exemple, il faut tracer en info les données lors d’une récupération de données.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06"/>
      </w:tblGrid>
      <w:tr w:rsidR="00B42315" w14:paraId="6410EF9B" w14:textId="77777777" w:rsidTr="00ED1F38">
        <w:tc>
          <w:tcPr>
            <w:tcW w:w="6906" w:type="dxa"/>
          </w:tcPr>
          <w:p w14:paraId="0F1642E4" w14:textId="77777777" w:rsidR="00B42315" w:rsidRPr="00B31FEE" w:rsidRDefault="00B42315" w:rsidP="00ED1F38">
            <w:pPr>
              <w:ind w:left="-104"/>
              <w:rPr>
                <w:rFonts w:ascii="Calibri Light" w:hAnsi="Calibri Light" w:cs="Calibri Light"/>
                <w:noProof/>
              </w:rPr>
            </w:pPr>
          </w:p>
        </w:tc>
      </w:tr>
    </w:tbl>
    <w:p w14:paraId="78C4F1C9" w14:textId="77777777" w:rsidR="00B42315" w:rsidRDefault="00B42315" w:rsidP="00B42315">
      <w:pPr>
        <w:pStyle w:val="Titre2"/>
      </w:pPr>
      <w:bookmarkStart w:id="60" w:name="_Toc210722677"/>
      <w:r>
        <w:t>Règles de nommage</w:t>
      </w:r>
      <w:bookmarkEnd w:id="60"/>
    </w:p>
    <w:p w14:paraId="367C9C1D" w14:textId="77777777" w:rsidR="00B42315" w:rsidRDefault="00B42315" w:rsidP="00B42315">
      <w:pPr>
        <w:jc w:val="both"/>
      </w:pPr>
    </w:p>
    <w:p w14:paraId="657DD42F" w14:textId="77777777" w:rsidR="00B42315" w:rsidRDefault="00B42315" w:rsidP="00B42315">
      <w:pPr>
        <w:pStyle w:val="Paragraphedeliste"/>
        <w:numPr>
          <w:ilvl w:val="0"/>
          <w:numId w:val="44"/>
        </w:numPr>
        <w:spacing w:after="0"/>
        <w:rPr>
          <w:rFonts w:ascii="Calibri Light" w:hAnsi="Calibri Light" w:cs="Calibri Light"/>
        </w:rPr>
      </w:pPr>
      <w:r>
        <w:rPr>
          <w:rFonts w:ascii="Calibri Light" w:hAnsi="Calibri Light" w:cs="Calibri Light"/>
        </w:rPr>
        <w:t xml:space="preserve">Le nom des fichiers d’implémentation </w:t>
      </w:r>
      <w:r w:rsidRPr="00F120BC">
        <w:rPr>
          <w:rFonts w:ascii="Calibri Light" w:hAnsi="Calibri Light" w:cs="Calibri Light"/>
        </w:rPr>
        <w:t>doit être significatif</w:t>
      </w:r>
      <w:r>
        <w:rPr>
          <w:rFonts w:ascii="Calibri Light" w:hAnsi="Calibri Light" w:cs="Calibri Light"/>
        </w:rPr>
        <w:t xml:space="preserve"> </w:t>
      </w:r>
    </w:p>
    <w:p w14:paraId="2741EC23" w14:textId="77777777" w:rsidR="00B42315" w:rsidRDefault="00B42315" w:rsidP="00B42315">
      <w:pPr>
        <w:pStyle w:val="Paragraphedeliste"/>
        <w:numPr>
          <w:ilvl w:val="0"/>
          <w:numId w:val="44"/>
        </w:numPr>
        <w:spacing w:after="0"/>
        <w:rPr>
          <w:rFonts w:ascii="Calibri Light" w:hAnsi="Calibri Light" w:cs="Calibri Light"/>
        </w:rPr>
      </w:pPr>
      <w:r w:rsidRPr="00F120BC">
        <w:rPr>
          <w:rFonts w:ascii="Calibri Light" w:hAnsi="Calibri Light" w:cs="Calibri Light"/>
        </w:rPr>
        <w:t>Le nom des flows doit être significatif</w:t>
      </w:r>
    </w:p>
    <w:p w14:paraId="270CC51F" w14:textId="77777777" w:rsidR="00B42315" w:rsidRDefault="00B42315" w:rsidP="00B42315">
      <w:pPr>
        <w:pStyle w:val="Paragraphedeliste"/>
        <w:numPr>
          <w:ilvl w:val="0"/>
          <w:numId w:val="44"/>
        </w:numPr>
        <w:spacing w:after="0"/>
        <w:rPr>
          <w:rFonts w:ascii="Calibri Light" w:hAnsi="Calibri Light" w:cs="Calibri Light"/>
        </w:rPr>
      </w:pPr>
      <w:r w:rsidRPr="00F120BC">
        <w:rPr>
          <w:rFonts w:ascii="Calibri Light" w:hAnsi="Calibri Light" w:cs="Calibri Light"/>
        </w:rPr>
        <w:t>Le nom des flows ne doit pas contenir d'espace</w:t>
      </w:r>
    </w:p>
    <w:p w14:paraId="2FF2F7E6" w14:textId="77777777" w:rsidR="00B42315" w:rsidRPr="00F120BC" w:rsidRDefault="00B42315" w:rsidP="00B42315">
      <w:pPr>
        <w:pStyle w:val="Paragraphedeliste"/>
        <w:numPr>
          <w:ilvl w:val="0"/>
          <w:numId w:val="44"/>
        </w:numPr>
        <w:spacing w:after="0"/>
        <w:rPr>
          <w:rFonts w:ascii="Calibri Light" w:hAnsi="Calibri Light" w:cs="Calibri Light"/>
        </w:rPr>
      </w:pPr>
      <w:r w:rsidRPr="00F120BC">
        <w:rPr>
          <w:rFonts w:ascii="Calibri Light" w:hAnsi="Calibri Light" w:cs="Calibri Light"/>
        </w:rPr>
        <w:t>Le nom des flows ne doit pas porter de numéro de version</w:t>
      </w:r>
    </w:p>
    <w:p w14:paraId="171D10E4" w14:textId="77777777" w:rsidR="00B42315" w:rsidRPr="00F120BC" w:rsidRDefault="00B42315" w:rsidP="00B42315">
      <w:pPr>
        <w:pStyle w:val="Paragraphedeliste"/>
        <w:numPr>
          <w:ilvl w:val="0"/>
          <w:numId w:val="44"/>
        </w:numPr>
        <w:spacing w:after="0"/>
        <w:rPr>
          <w:rFonts w:ascii="Calibri Light" w:hAnsi="Calibri Light" w:cs="Calibri Light"/>
        </w:rPr>
      </w:pPr>
      <w:r w:rsidRPr="00F120BC">
        <w:rPr>
          <w:rFonts w:ascii="Calibri Light" w:hAnsi="Calibri Light" w:cs="Calibri Light"/>
        </w:rPr>
        <w:t>Le nom des modules doit être significatif</w:t>
      </w:r>
    </w:p>
    <w:p w14:paraId="511DC89A" w14:textId="77777777" w:rsidR="00B42315" w:rsidRPr="00F120BC" w:rsidRDefault="00B42315" w:rsidP="00B42315">
      <w:pPr>
        <w:pStyle w:val="Paragraphedeliste"/>
        <w:numPr>
          <w:ilvl w:val="0"/>
          <w:numId w:val="44"/>
        </w:numPr>
        <w:spacing w:after="0"/>
        <w:rPr>
          <w:rFonts w:ascii="Calibri Light" w:hAnsi="Calibri Light" w:cs="Calibri Light"/>
        </w:rPr>
      </w:pPr>
      <w:r w:rsidRPr="00F120BC">
        <w:rPr>
          <w:rFonts w:ascii="Calibri Light" w:hAnsi="Calibri Light" w:cs="Calibri Light"/>
        </w:rPr>
        <w:t>Le nom des modules ne doit pas porter de numéro de version</w:t>
      </w:r>
    </w:p>
    <w:p w14:paraId="7EA5AA9C" w14:textId="77777777" w:rsidR="00B42315" w:rsidRDefault="00B42315" w:rsidP="00B42315">
      <w:pPr>
        <w:pStyle w:val="Paragraphedeliste"/>
        <w:numPr>
          <w:ilvl w:val="0"/>
          <w:numId w:val="44"/>
        </w:numPr>
        <w:spacing w:after="0"/>
        <w:rPr>
          <w:rFonts w:ascii="Calibri Light" w:hAnsi="Calibri Light" w:cs="Calibri Light"/>
        </w:rPr>
      </w:pPr>
      <w:r w:rsidRPr="00F120BC">
        <w:rPr>
          <w:rFonts w:ascii="Calibri Light" w:hAnsi="Calibri Light" w:cs="Calibri Light"/>
        </w:rPr>
        <w:t>Le nom des variables ne doit pas être préfixé par "set"</w:t>
      </w:r>
    </w:p>
    <w:p w14:paraId="348F2DBD" w14:textId="77777777" w:rsidR="00B42315" w:rsidRDefault="00B42315" w:rsidP="00B42315">
      <w:pPr>
        <w:rPr>
          <w:rFonts w:ascii="Calibri Light" w:hAnsi="Calibri Light" w:cs="Calibri Light"/>
        </w:rPr>
      </w:pPr>
    </w:p>
    <w:p w14:paraId="73DA8A4B" w14:textId="77777777" w:rsidR="00B42315" w:rsidRPr="00292FFE" w:rsidRDefault="00B42315" w:rsidP="00B42315">
      <w:pPr>
        <w:jc w:val="both"/>
        <w:rPr>
          <w:rFonts w:ascii="Calibri Light" w:hAnsi="Calibri Light" w:cs="Calibri Light"/>
        </w:rPr>
      </w:pPr>
      <w:r w:rsidRPr="00292FFE">
        <w:rPr>
          <w:rFonts w:ascii="Calibri Light" w:hAnsi="Calibri Light" w:cs="Calibri Light"/>
        </w:rPr>
        <w:t>Le format d’écriture doit respecter la casse « </w:t>
      </w:r>
      <w:proofErr w:type="spellStart"/>
      <w:r w:rsidRPr="00292FFE">
        <w:rPr>
          <w:rFonts w:ascii="Calibri Light" w:hAnsi="Calibri Light" w:cs="Calibri Light"/>
        </w:rPr>
        <w:t>snake_case</w:t>
      </w:r>
      <w:proofErr w:type="spellEnd"/>
      <w:r w:rsidRPr="00292FFE">
        <w:rPr>
          <w:rFonts w:ascii="Calibri Light" w:hAnsi="Calibri Light" w:cs="Calibri Light"/>
        </w:rPr>
        <w:t> ».</w:t>
      </w:r>
    </w:p>
    <w:p w14:paraId="21F848E6" w14:textId="77777777" w:rsidR="00B42315" w:rsidRDefault="00B42315" w:rsidP="00B42315">
      <w:pPr>
        <w:rPr>
          <w:rFonts w:ascii="Calibri Light" w:hAnsi="Calibri Light" w:cs="Calibri Light"/>
        </w:rPr>
      </w:pPr>
    </w:p>
    <w:p w14:paraId="4D115787" w14:textId="77777777" w:rsidR="00B42315" w:rsidRPr="00DB24D8" w:rsidRDefault="00B42315" w:rsidP="00B42315">
      <w:pPr>
        <w:rPr>
          <w:rFonts w:ascii="Calibri Light" w:hAnsi="Calibri Light" w:cs="Calibri Light"/>
        </w:rPr>
      </w:pPr>
      <w:r>
        <w:rPr>
          <w:rFonts w:ascii="Calibri Light" w:hAnsi="Calibri Light" w:cs="Calibri Light"/>
        </w:rPr>
        <w:t xml:space="preserve">Un complément des règles de nommage pour les composants </w:t>
      </w:r>
      <w:proofErr w:type="spellStart"/>
      <w:r>
        <w:rPr>
          <w:rFonts w:ascii="Calibri Light" w:hAnsi="Calibri Light" w:cs="Calibri Light"/>
        </w:rPr>
        <w:t>Mulesoft</w:t>
      </w:r>
      <w:proofErr w:type="spellEnd"/>
      <w:r>
        <w:rPr>
          <w:rFonts w:ascii="Calibri Light" w:hAnsi="Calibri Light" w:cs="Calibri Light"/>
        </w:rPr>
        <w:t xml:space="preserve"> est disponible ici : </w:t>
      </w:r>
      <w:hyperlink r:id="rId33" w:history="1">
        <w:proofErr w:type="spellStart"/>
        <w:r w:rsidRPr="00DB24D8">
          <w:rPr>
            <w:rStyle w:val="Lienhypertexte"/>
            <w:rFonts w:ascii="Calibri Light" w:hAnsi="Calibri Light" w:cs="Calibri Light"/>
          </w:rPr>
          <w:t>Mulesoft</w:t>
        </w:r>
        <w:proofErr w:type="spellEnd"/>
        <w:r w:rsidRPr="00DB24D8">
          <w:rPr>
            <w:rStyle w:val="Lienhypertexte"/>
            <w:rFonts w:ascii="Calibri Light" w:hAnsi="Calibri Light" w:cs="Calibri Light"/>
          </w:rPr>
          <w:t xml:space="preserve"> - Convention de nommage.docx</w:t>
        </w:r>
      </w:hyperlink>
    </w:p>
    <w:p w14:paraId="2D57A3D2" w14:textId="77777777" w:rsidR="00B42315" w:rsidRDefault="00B42315" w:rsidP="00B42315">
      <w:pPr>
        <w:jc w:val="both"/>
      </w:pPr>
    </w:p>
    <w:p w14:paraId="16347799" w14:textId="77777777" w:rsidR="00B42315" w:rsidRDefault="00B42315" w:rsidP="00B42315">
      <w:pPr>
        <w:pStyle w:val="Titre2"/>
      </w:pPr>
      <w:bookmarkStart w:id="61" w:name="_Toc210722678"/>
      <w:r>
        <w:t>Règles générales</w:t>
      </w:r>
      <w:bookmarkEnd w:id="61"/>
    </w:p>
    <w:p w14:paraId="75DCE6EB" w14:textId="77777777" w:rsidR="00B42315" w:rsidRDefault="00B42315" w:rsidP="00B42315">
      <w:pPr>
        <w:jc w:val="both"/>
        <w:rPr>
          <w:rFonts w:ascii="Calibri Light" w:hAnsi="Calibri Light" w:cs="Calibri Light"/>
        </w:rPr>
      </w:pPr>
    </w:p>
    <w:p w14:paraId="3693CA5F" w14:textId="77777777" w:rsidR="00B42315" w:rsidRDefault="00B42315" w:rsidP="00B42315">
      <w:pPr>
        <w:pStyle w:val="Paragraphedeliste"/>
        <w:numPr>
          <w:ilvl w:val="0"/>
          <w:numId w:val="44"/>
        </w:numPr>
        <w:spacing w:after="0"/>
        <w:jc w:val="both"/>
        <w:rPr>
          <w:rFonts w:ascii="Calibri Light" w:hAnsi="Calibri Light" w:cs="Calibri Light"/>
        </w:rPr>
      </w:pPr>
      <w:r>
        <w:rPr>
          <w:rFonts w:ascii="Calibri Light" w:hAnsi="Calibri Light" w:cs="Calibri Light"/>
        </w:rPr>
        <w:t>Les flows doivent être dispatchés fonctionnellement</w:t>
      </w:r>
    </w:p>
    <w:p w14:paraId="5EC761DF" w14:textId="77777777" w:rsidR="00B42315" w:rsidRDefault="00B42315" w:rsidP="00B42315">
      <w:pPr>
        <w:pStyle w:val="Paragraphedeliste"/>
        <w:numPr>
          <w:ilvl w:val="0"/>
          <w:numId w:val="44"/>
        </w:numPr>
        <w:spacing w:after="0"/>
        <w:jc w:val="both"/>
        <w:rPr>
          <w:rFonts w:ascii="Calibri Light" w:hAnsi="Calibri Light" w:cs="Calibri Light"/>
        </w:rPr>
      </w:pPr>
      <w:r w:rsidRPr="00F120BC">
        <w:rPr>
          <w:rFonts w:ascii="Calibri Light" w:hAnsi="Calibri Light" w:cs="Calibri Light"/>
        </w:rPr>
        <w:t>Pas de valeur en dur dans les WKF, tout doit être variabilisé</w:t>
      </w:r>
    </w:p>
    <w:p w14:paraId="22028D2B" w14:textId="77777777" w:rsidR="00B42315" w:rsidRPr="00F120BC" w:rsidRDefault="00B42315" w:rsidP="00B42315">
      <w:pPr>
        <w:pStyle w:val="Paragraphedeliste"/>
        <w:numPr>
          <w:ilvl w:val="0"/>
          <w:numId w:val="44"/>
        </w:numPr>
        <w:spacing w:after="0"/>
        <w:jc w:val="both"/>
        <w:rPr>
          <w:rFonts w:ascii="Calibri Light" w:hAnsi="Calibri Light" w:cs="Calibri Light"/>
        </w:rPr>
      </w:pPr>
      <w:r>
        <w:rPr>
          <w:rFonts w:ascii="Calibri Light" w:hAnsi="Calibri Light" w:cs="Calibri Light"/>
        </w:rPr>
        <w:t>Limiter au maximum les boucles</w:t>
      </w:r>
      <w:r w:rsidRPr="00F120BC">
        <w:rPr>
          <w:rFonts w:ascii="Calibri Light" w:hAnsi="Calibri Light" w:cs="Calibri Light"/>
        </w:rPr>
        <w:t xml:space="preserve"> imbriquée</w:t>
      </w:r>
      <w:r>
        <w:rPr>
          <w:rFonts w:ascii="Calibri Light" w:hAnsi="Calibri Light" w:cs="Calibri Light"/>
        </w:rPr>
        <w:t>s</w:t>
      </w:r>
      <w:r w:rsidRPr="00F120BC">
        <w:rPr>
          <w:rFonts w:ascii="Calibri Light" w:hAnsi="Calibri Light" w:cs="Calibri Light"/>
        </w:rPr>
        <w:t xml:space="preserve"> dans les WKF</w:t>
      </w:r>
    </w:p>
    <w:p w14:paraId="56EE6656" w14:textId="77777777" w:rsidR="00B42315" w:rsidRDefault="00B42315" w:rsidP="00B42315">
      <w:pPr>
        <w:pStyle w:val="Paragraphedeliste"/>
        <w:numPr>
          <w:ilvl w:val="0"/>
          <w:numId w:val="44"/>
        </w:numPr>
        <w:spacing w:after="0"/>
        <w:jc w:val="both"/>
        <w:rPr>
          <w:rFonts w:ascii="Calibri Light" w:hAnsi="Calibri Light" w:cs="Calibri Light"/>
        </w:rPr>
      </w:pPr>
      <w:r w:rsidRPr="00E24A1B">
        <w:rPr>
          <w:rFonts w:ascii="Calibri Light" w:hAnsi="Calibri Light" w:cs="Calibri Light"/>
        </w:rPr>
        <w:t xml:space="preserve">Positionner une </w:t>
      </w:r>
      <w:r>
        <w:rPr>
          <w:rFonts w:ascii="Calibri Light" w:hAnsi="Calibri Light" w:cs="Calibri Light"/>
        </w:rPr>
        <w:t>valeur</w:t>
      </w:r>
      <w:r w:rsidRPr="00E24A1B">
        <w:rPr>
          <w:rFonts w:ascii="Calibri Light" w:hAnsi="Calibri Light" w:cs="Calibri Light"/>
        </w:rPr>
        <w:t xml:space="preserve"> par défaut quand on utilise des variables</w:t>
      </w:r>
    </w:p>
    <w:p w14:paraId="12D8E888" w14:textId="77777777" w:rsidR="00B42315" w:rsidRPr="00B623BA" w:rsidRDefault="00B42315" w:rsidP="00B42315">
      <w:pPr>
        <w:pStyle w:val="Paragraphedeliste"/>
        <w:numPr>
          <w:ilvl w:val="0"/>
          <w:numId w:val="44"/>
        </w:numPr>
        <w:spacing w:after="0"/>
        <w:jc w:val="both"/>
        <w:rPr>
          <w:rFonts w:ascii="Calibri Light" w:hAnsi="Calibri Light" w:cs="Calibri Light"/>
        </w:rPr>
      </w:pPr>
      <w:r w:rsidRPr="003D23EF">
        <w:rPr>
          <w:rFonts w:ascii="Calibri Light" w:hAnsi="Calibri Light" w:cs="Calibri Light"/>
        </w:rPr>
        <w:t xml:space="preserve">Les flows qui ne sont pas appelés depuis un </w:t>
      </w:r>
      <w:proofErr w:type="spellStart"/>
      <w:r w:rsidRPr="003D23EF">
        <w:rPr>
          <w:rFonts w:ascii="Calibri Light" w:hAnsi="Calibri Light" w:cs="Calibri Light"/>
        </w:rPr>
        <w:t>listener</w:t>
      </w:r>
      <w:proofErr w:type="spellEnd"/>
      <w:r w:rsidRPr="003D23EF">
        <w:rPr>
          <w:rFonts w:ascii="Calibri Light" w:hAnsi="Calibri Light" w:cs="Calibri Light"/>
        </w:rPr>
        <w:t xml:space="preserve"> doivent être des </w:t>
      </w:r>
      <w:proofErr w:type="spellStart"/>
      <w:r w:rsidRPr="003D23EF">
        <w:rPr>
          <w:rFonts w:ascii="Calibri Light" w:hAnsi="Calibri Light" w:cs="Calibri Light"/>
        </w:rPr>
        <w:t>subflows</w:t>
      </w:r>
      <w:proofErr w:type="spellEnd"/>
    </w:p>
    <w:p w14:paraId="265D637A" w14:textId="77777777" w:rsidR="00B42315" w:rsidRDefault="00B42315" w:rsidP="00B42315">
      <w:pPr>
        <w:pStyle w:val="Paragraphedeliste"/>
        <w:numPr>
          <w:ilvl w:val="0"/>
          <w:numId w:val="44"/>
        </w:numPr>
        <w:spacing w:after="0"/>
        <w:jc w:val="both"/>
        <w:rPr>
          <w:rFonts w:ascii="Calibri Light" w:hAnsi="Calibri Light" w:cs="Calibri Light"/>
        </w:rPr>
      </w:pPr>
      <w:r>
        <w:rPr>
          <w:rFonts w:ascii="Calibri Light" w:hAnsi="Calibri Light" w:cs="Calibri Light"/>
        </w:rPr>
        <w:t>Supprimer les commentaires inutiles</w:t>
      </w:r>
    </w:p>
    <w:p w14:paraId="67BE1064" w14:textId="77777777" w:rsidR="00B42315" w:rsidRDefault="00B42315" w:rsidP="00B42315">
      <w:pPr>
        <w:pStyle w:val="Paragraphedeliste"/>
        <w:numPr>
          <w:ilvl w:val="0"/>
          <w:numId w:val="44"/>
        </w:numPr>
        <w:spacing w:after="0"/>
        <w:jc w:val="both"/>
        <w:rPr>
          <w:rFonts w:ascii="Calibri Light" w:hAnsi="Calibri Light" w:cs="Calibri Light"/>
        </w:rPr>
      </w:pPr>
      <w:r>
        <w:rPr>
          <w:rFonts w:ascii="Calibri Light" w:hAnsi="Calibri Light" w:cs="Calibri Light"/>
        </w:rPr>
        <w:t xml:space="preserve">Privilégier les </w:t>
      </w:r>
      <w:proofErr w:type="spellStart"/>
      <w:r>
        <w:rPr>
          <w:rFonts w:ascii="Calibri Light" w:hAnsi="Calibri Light" w:cs="Calibri Light"/>
        </w:rPr>
        <w:t>transform</w:t>
      </w:r>
      <w:proofErr w:type="spellEnd"/>
      <w:r>
        <w:rPr>
          <w:rFonts w:ascii="Calibri Light" w:hAnsi="Calibri Light" w:cs="Calibri Light"/>
        </w:rPr>
        <w:t xml:space="preserve"> message quand plusieurs affectations de variables sont effectuées à la suite, ou lorsque la variabilisation est complexe</w:t>
      </w:r>
    </w:p>
    <w:p w14:paraId="0187BAB4" w14:textId="77777777" w:rsidR="00B42315" w:rsidRPr="0030155B" w:rsidRDefault="00B42315" w:rsidP="00B42315">
      <w:pPr>
        <w:pStyle w:val="Paragraphedeliste"/>
        <w:numPr>
          <w:ilvl w:val="0"/>
          <w:numId w:val="85"/>
        </w:numPr>
        <w:spacing w:after="0" w:line="274" w:lineRule="auto"/>
        <w:jc w:val="both"/>
        <w:rPr>
          <w:rFonts w:ascii="Calibri Light" w:hAnsi="Calibri Light" w:cs="Calibri Light"/>
        </w:rPr>
      </w:pPr>
      <w:r>
        <w:rPr>
          <w:rFonts w:ascii="Calibri Light" w:hAnsi="Calibri Light" w:cs="Calibri Light"/>
        </w:rPr>
        <w:t>Seul le fichier globals.xml doit contenir des informations dans « Global Eléments ». Toutes les configurations doivent être dans le globals.xml et dans aucun autre fichier</w:t>
      </w:r>
    </w:p>
    <w:p w14:paraId="4F122DDB" w14:textId="77777777" w:rsidR="00B42315" w:rsidRDefault="00B42315" w:rsidP="00B42315">
      <w:pPr>
        <w:pStyle w:val="Paragraphedeliste"/>
        <w:numPr>
          <w:ilvl w:val="0"/>
          <w:numId w:val="44"/>
        </w:numPr>
        <w:spacing w:after="0"/>
        <w:jc w:val="both"/>
        <w:rPr>
          <w:rFonts w:ascii="Calibri Light" w:hAnsi="Calibri Light" w:cs="Calibri Light"/>
        </w:rPr>
      </w:pPr>
      <w:r>
        <w:rPr>
          <w:rFonts w:ascii="Calibri Light" w:hAnsi="Calibri Light" w:cs="Calibri Light"/>
        </w:rPr>
        <w:t>D</w:t>
      </w:r>
      <w:r w:rsidRPr="47FF2447">
        <w:rPr>
          <w:rFonts w:ascii="Calibri Light" w:hAnsi="Calibri Light" w:cs="Calibri Light"/>
        </w:rPr>
        <w:t xml:space="preserve">ans globals.xml le nom des « Global Eléments » doit respecter une casse unique </w:t>
      </w:r>
      <w:r>
        <w:rPr>
          <w:rFonts w:ascii="Calibri Light" w:hAnsi="Calibri Light" w:cs="Calibri Light"/>
        </w:rPr>
        <w:t>« </w:t>
      </w:r>
      <w:proofErr w:type="spellStart"/>
      <w:r w:rsidRPr="47FF2447">
        <w:rPr>
          <w:rFonts w:ascii="Calibri Light" w:hAnsi="Calibri Light" w:cs="Calibri Light"/>
        </w:rPr>
        <w:t>snake_case</w:t>
      </w:r>
      <w:proofErr w:type="spellEnd"/>
      <w:r>
        <w:rPr>
          <w:rFonts w:ascii="Calibri Light" w:hAnsi="Calibri Light" w:cs="Calibri Light"/>
        </w:rPr>
        <w:t> »</w:t>
      </w:r>
    </w:p>
    <w:p w14:paraId="077619AF" w14:textId="77777777" w:rsidR="00B42315" w:rsidRDefault="00B42315" w:rsidP="00B42315">
      <w:pPr>
        <w:pStyle w:val="Paragraphedeliste"/>
        <w:numPr>
          <w:ilvl w:val="0"/>
          <w:numId w:val="44"/>
        </w:numPr>
        <w:spacing w:after="0"/>
        <w:jc w:val="both"/>
        <w:rPr>
          <w:rFonts w:ascii="Calibri Light" w:hAnsi="Calibri Light" w:cs="Calibri Light"/>
        </w:rPr>
      </w:pPr>
      <w:r>
        <w:rPr>
          <w:rFonts w:ascii="Calibri Light" w:hAnsi="Calibri Light" w:cs="Calibri Light"/>
        </w:rPr>
        <w:t>Le RAML doit être importé en tant que dépendance</w:t>
      </w:r>
    </w:p>
    <w:p w14:paraId="58C3F576" w14:textId="77777777" w:rsidR="00B42315" w:rsidRPr="009B15E1" w:rsidRDefault="00B42315" w:rsidP="00B42315">
      <w:pPr>
        <w:ind w:left="15"/>
        <w:jc w:val="both"/>
        <w:rPr>
          <w:rFonts w:ascii="Calibri Light" w:hAnsi="Calibri Light" w:cs="Calibri Light"/>
        </w:rPr>
      </w:pPr>
    </w:p>
    <w:p w14:paraId="70AC941E" w14:textId="77777777" w:rsidR="00B42315" w:rsidRDefault="00B42315" w:rsidP="00B42315">
      <w:pPr>
        <w:pStyle w:val="Titre2"/>
      </w:pPr>
      <w:bookmarkStart w:id="62" w:name="_Toc210722679"/>
      <w:r>
        <w:t>La casse « </w:t>
      </w:r>
      <w:proofErr w:type="spellStart"/>
      <w:r>
        <w:t>snake_case</w:t>
      </w:r>
      <w:proofErr w:type="spellEnd"/>
      <w:r>
        <w:t> »</w:t>
      </w:r>
      <w:bookmarkEnd w:id="62"/>
    </w:p>
    <w:p w14:paraId="27BB4474" w14:textId="77777777" w:rsidR="00B42315" w:rsidRPr="009B15E1" w:rsidRDefault="00B42315" w:rsidP="00B42315">
      <w:pPr>
        <w:jc w:val="both"/>
        <w:rPr>
          <w:rFonts w:ascii="Calibri Light" w:hAnsi="Calibri Light" w:cs="Calibri Light"/>
        </w:rPr>
      </w:pPr>
    </w:p>
    <w:p w14:paraId="563DCBDD" w14:textId="77777777" w:rsidR="00B42315" w:rsidRDefault="00B42315" w:rsidP="00B42315">
      <w:pPr>
        <w:jc w:val="both"/>
        <w:rPr>
          <w:rFonts w:ascii="Calibri Light" w:hAnsi="Calibri Light" w:cs="Calibri Light"/>
        </w:rPr>
      </w:pPr>
      <w:r>
        <w:rPr>
          <w:rFonts w:ascii="Calibri Light" w:hAnsi="Calibri Light" w:cs="Calibri Light"/>
        </w:rPr>
        <w:t xml:space="preserve">Cette casse </w:t>
      </w:r>
      <w:r w:rsidRPr="00824AA2">
        <w:rPr>
          <w:rFonts w:ascii="Calibri Light" w:hAnsi="Calibri Light" w:cs="Calibri Light"/>
        </w:rPr>
        <w:t>consist</w:t>
      </w:r>
      <w:r>
        <w:rPr>
          <w:rFonts w:ascii="Calibri Light" w:hAnsi="Calibri Light" w:cs="Calibri Light"/>
        </w:rPr>
        <w:t>e</w:t>
      </w:r>
      <w:r w:rsidRPr="00824AA2">
        <w:rPr>
          <w:rFonts w:ascii="Calibri Light" w:hAnsi="Calibri Light" w:cs="Calibri Light"/>
        </w:rPr>
        <w:t xml:space="preserve"> à écrire des ensembles de mots</w:t>
      </w:r>
      <w:r>
        <w:rPr>
          <w:rFonts w:ascii="Calibri Light" w:hAnsi="Calibri Light" w:cs="Calibri Light"/>
        </w:rPr>
        <w:t xml:space="preserve"> </w:t>
      </w:r>
      <w:r w:rsidRPr="00824AA2">
        <w:rPr>
          <w:rFonts w:ascii="Calibri Light" w:hAnsi="Calibri Light" w:cs="Calibri Light"/>
        </w:rPr>
        <w:t>en minuscules en les séparant par des </w:t>
      </w:r>
      <w:hyperlink r:id="rId34" w:tooltip="Tiret bas" w:history="1">
        <w:r w:rsidRPr="00824AA2">
          <w:rPr>
            <w:rStyle w:val="Lienhypertexte"/>
            <w:rFonts w:ascii="Calibri Light" w:hAnsi="Calibri Light" w:cs="Calibri Light"/>
          </w:rPr>
          <w:t>tirets bas</w:t>
        </w:r>
      </w:hyperlink>
      <w:r w:rsidRPr="00824AA2">
        <w:rPr>
          <w:rFonts w:ascii="Calibri Light" w:hAnsi="Calibri Light" w:cs="Calibri Light"/>
        </w:rPr>
        <w:t>.</w:t>
      </w:r>
    </w:p>
    <w:p w14:paraId="1BC2C031" w14:textId="77777777" w:rsidR="00B42315" w:rsidRPr="00824AA2" w:rsidRDefault="00B42315" w:rsidP="00B42315">
      <w:pPr>
        <w:jc w:val="both"/>
        <w:rPr>
          <w:rFonts w:ascii="Calibri Light" w:hAnsi="Calibri Light" w:cs="Calibri Light"/>
        </w:rPr>
      </w:pPr>
    </w:p>
    <w:p w14:paraId="1953E8A7" w14:textId="77777777" w:rsidR="00B42315" w:rsidRPr="00824AA2" w:rsidRDefault="00B42315" w:rsidP="00B42315">
      <w:pPr>
        <w:jc w:val="both"/>
        <w:rPr>
          <w:rFonts w:ascii="Calibri Light" w:hAnsi="Calibri Light" w:cs="Calibri Light"/>
        </w:rPr>
      </w:pPr>
      <w:r w:rsidRPr="00824AA2">
        <w:rPr>
          <w:rFonts w:ascii="Calibri Light" w:hAnsi="Calibri Light" w:cs="Calibri Light"/>
        </w:rPr>
        <w:t>Voici plusieurs exemples d'écriture de noms de variable selon la graphie d'origine :</w:t>
      </w:r>
    </w:p>
    <w:p w14:paraId="431101C5" w14:textId="77777777" w:rsidR="00B42315" w:rsidRPr="00824AA2" w:rsidRDefault="00B42315" w:rsidP="00B42315">
      <w:pPr>
        <w:numPr>
          <w:ilvl w:val="0"/>
          <w:numId w:val="83"/>
        </w:numPr>
        <w:spacing w:after="0"/>
        <w:jc w:val="both"/>
        <w:rPr>
          <w:rFonts w:ascii="Calibri Light" w:hAnsi="Calibri Light" w:cs="Calibri Light"/>
        </w:rPr>
      </w:pPr>
      <w:r w:rsidRPr="00824AA2">
        <w:rPr>
          <w:rFonts w:ascii="Calibri Light" w:hAnsi="Calibri Light" w:cs="Calibri Light"/>
        </w:rPr>
        <w:t>"nom de variable" devient </w:t>
      </w:r>
      <w:proofErr w:type="spellStart"/>
      <w:r w:rsidRPr="00824AA2">
        <w:rPr>
          <w:rFonts w:ascii="Calibri Light" w:hAnsi="Calibri Light" w:cs="Calibri Light"/>
        </w:rPr>
        <w:t>nom_de_variable</w:t>
      </w:r>
      <w:proofErr w:type="spellEnd"/>
    </w:p>
    <w:p w14:paraId="7E7DB7C2" w14:textId="77777777" w:rsidR="00B42315" w:rsidRPr="00824AA2" w:rsidRDefault="00B42315" w:rsidP="00B42315">
      <w:pPr>
        <w:numPr>
          <w:ilvl w:val="0"/>
          <w:numId w:val="83"/>
        </w:numPr>
        <w:spacing w:after="0"/>
        <w:jc w:val="both"/>
        <w:rPr>
          <w:rFonts w:ascii="Calibri Light" w:hAnsi="Calibri Light" w:cs="Calibri Light"/>
        </w:rPr>
      </w:pPr>
      <w:r w:rsidRPr="00824AA2">
        <w:rPr>
          <w:rFonts w:ascii="Calibri Light" w:hAnsi="Calibri Light" w:cs="Calibri Light"/>
        </w:rPr>
        <w:t>"</w:t>
      </w:r>
      <w:proofErr w:type="spellStart"/>
      <w:r w:rsidRPr="00824AA2">
        <w:rPr>
          <w:rFonts w:ascii="Calibri Light" w:hAnsi="Calibri Light" w:cs="Calibri Light"/>
        </w:rPr>
        <w:t>NomDeVariableUpperCamelCase</w:t>
      </w:r>
      <w:proofErr w:type="spellEnd"/>
      <w:r w:rsidRPr="00824AA2">
        <w:rPr>
          <w:rFonts w:ascii="Calibri Light" w:hAnsi="Calibri Light" w:cs="Calibri Light"/>
        </w:rPr>
        <w:t>" devient </w:t>
      </w:r>
      <w:proofErr w:type="spellStart"/>
      <w:r w:rsidRPr="00824AA2">
        <w:rPr>
          <w:rFonts w:ascii="Calibri Light" w:hAnsi="Calibri Light" w:cs="Calibri Light"/>
        </w:rPr>
        <w:t>nom_de_variable_upper_camel_case</w:t>
      </w:r>
      <w:proofErr w:type="spellEnd"/>
    </w:p>
    <w:p w14:paraId="37FF7B79" w14:textId="77777777" w:rsidR="00B42315" w:rsidRPr="00824AA2" w:rsidRDefault="00B42315" w:rsidP="00B42315">
      <w:pPr>
        <w:numPr>
          <w:ilvl w:val="0"/>
          <w:numId w:val="83"/>
        </w:numPr>
        <w:spacing w:after="0"/>
        <w:jc w:val="both"/>
        <w:rPr>
          <w:rFonts w:ascii="Calibri Light" w:hAnsi="Calibri Light" w:cs="Calibri Light"/>
        </w:rPr>
      </w:pPr>
      <w:r w:rsidRPr="00824AA2">
        <w:rPr>
          <w:rFonts w:ascii="Calibri Light" w:hAnsi="Calibri Light" w:cs="Calibri Light"/>
        </w:rPr>
        <w:t>"Variable" devient variable</w:t>
      </w:r>
    </w:p>
    <w:p w14:paraId="5F309D4F" w14:textId="77777777" w:rsidR="00B42315" w:rsidRPr="00824AA2" w:rsidRDefault="00B42315" w:rsidP="00B42315">
      <w:pPr>
        <w:numPr>
          <w:ilvl w:val="0"/>
          <w:numId w:val="83"/>
        </w:numPr>
        <w:spacing w:after="0"/>
        <w:jc w:val="both"/>
        <w:rPr>
          <w:rFonts w:ascii="Calibri Light" w:hAnsi="Calibri Light" w:cs="Calibri Light"/>
        </w:rPr>
      </w:pPr>
      <w:r w:rsidRPr="00824AA2">
        <w:rPr>
          <w:rFonts w:ascii="Calibri Light" w:hAnsi="Calibri Light" w:cs="Calibri Light"/>
        </w:rPr>
        <w:t>"variable" devient variable (pas de changement)</w:t>
      </w:r>
    </w:p>
    <w:p w14:paraId="670FBD0F" w14:textId="77777777" w:rsidR="00B42315" w:rsidRDefault="00B42315" w:rsidP="00B42315">
      <w:pPr>
        <w:jc w:val="both"/>
        <w:rPr>
          <w:rFonts w:ascii="Calibri Light" w:hAnsi="Calibri Light" w:cs="Calibri Light"/>
        </w:rPr>
      </w:pPr>
    </w:p>
    <w:p w14:paraId="61D4CEB9" w14:textId="77777777" w:rsidR="00B42315" w:rsidRDefault="00B42315" w:rsidP="00B42315">
      <w:pPr>
        <w:pStyle w:val="Titre2"/>
      </w:pPr>
      <w:bookmarkStart w:id="63" w:name="_Toc210722680"/>
      <w:r>
        <w:t xml:space="preserve">Secrets, variables </w:t>
      </w:r>
      <w:proofErr w:type="spellStart"/>
      <w:r>
        <w:t>Github</w:t>
      </w:r>
      <w:proofErr w:type="spellEnd"/>
      <w:r>
        <w:t xml:space="preserve"> et responsabilités</w:t>
      </w:r>
      <w:bookmarkEnd w:id="63"/>
    </w:p>
    <w:p w14:paraId="3C0B8D16" w14:textId="77777777" w:rsidR="00B42315" w:rsidRDefault="00B42315" w:rsidP="00B42315">
      <w:pPr>
        <w:jc w:val="both"/>
        <w:rPr>
          <w:rFonts w:ascii="Calibri Light" w:hAnsi="Calibri Light" w:cs="Calibri Light"/>
        </w:rPr>
      </w:pPr>
    </w:p>
    <w:p w14:paraId="223064D4" w14:textId="77777777" w:rsidR="00B42315" w:rsidRDefault="00B42315" w:rsidP="00B42315">
      <w:pPr>
        <w:jc w:val="both"/>
        <w:rPr>
          <w:rFonts w:ascii="Calibri Light" w:hAnsi="Calibri Light" w:cs="Calibri Light"/>
        </w:rPr>
      </w:pPr>
      <w:r>
        <w:rPr>
          <w:rFonts w:ascii="Calibri Light" w:hAnsi="Calibri Light" w:cs="Calibri Light"/>
        </w:rPr>
        <w:t xml:space="preserve">Il existe une API, le </w:t>
      </w:r>
      <w:proofErr w:type="spellStart"/>
      <w:r>
        <w:rPr>
          <w:rFonts w:ascii="Calibri Light" w:hAnsi="Calibri Light" w:cs="Calibri Light"/>
        </w:rPr>
        <w:t>Github-injector</w:t>
      </w:r>
      <w:proofErr w:type="spellEnd"/>
      <w:r>
        <w:rPr>
          <w:rFonts w:ascii="Calibri Light" w:hAnsi="Calibri Light" w:cs="Calibri Light"/>
        </w:rPr>
        <w:t xml:space="preserve">, qui permet d’étendre les droits de valorisation des secrets sur les environnements </w:t>
      </w:r>
      <w:proofErr w:type="spellStart"/>
      <w:r>
        <w:rPr>
          <w:rFonts w:ascii="Calibri Light" w:hAnsi="Calibri Light" w:cs="Calibri Light"/>
        </w:rPr>
        <w:t>Github</w:t>
      </w:r>
      <w:proofErr w:type="spellEnd"/>
      <w:r>
        <w:rPr>
          <w:rFonts w:ascii="Calibri Light" w:hAnsi="Calibri Light" w:cs="Calibri Light"/>
        </w:rPr>
        <w:t xml:space="preserve">. Une documentation de cet outil est disponible </w:t>
      </w:r>
      <w:hyperlink r:id="rId35" w:history="1">
        <w:r w:rsidRPr="00C4564A">
          <w:rPr>
            <w:rStyle w:val="Lienhypertexte"/>
            <w:rFonts w:ascii="Calibri Light" w:hAnsi="Calibri Light" w:cs="Calibri Light"/>
          </w:rPr>
          <w:t>ici</w:t>
        </w:r>
      </w:hyperlink>
    </w:p>
    <w:p w14:paraId="3598D8B5" w14:textId="77777777" w:rsidR="00B42315" w:rsidRDefault="00B42315" w:rsidP="00B42315">
      <w:pPr>
        <w:jc w:val="both"/>
        <w:rPr>
          <w:rFonts w:ascii="Calibri Light" w:hAnsi="Calibri Light" w:cs="Calibri Light"/>
        </w:rPr>
      </w:pPr>
    </w:p>
    <w:p w14:paraId="43BE5A5E" w14:textId="77777777" w:rsidR="00B42315" w:rsidRDefault="00B42315" w:rsidP="00B42315">
      <w:pPr>
        <w:jc w:val="both"/>
        <w:rPr>
          <w:rFonts w:ascii="Calibri Light" w:hAnsi="Calibri Light" w:cs="Calibri Light"/>
        </w:rPr>
      </w:pPr>
      <w:r>
        <w:rPr>
          <w:rFonts w:ascii="Calibri Light" w:hAnsi="Calibri Light" w:cs="Calibri Light"/>
        </w:rPr>
        <w:t xml:space="preserve">Il faut désormais positionner </w:t>
      </w:r>
      <w:r w:rsidRPr="00F44F99">
        <w:rPr>
          <w:rFonts w:ascii="Calibri Light" w:hAnsi="Calibri Light" w:cs="Calibri Light"/>
          <w:b/>
          <w:bCs/>
        </w:rPr>
        <w:t xml:space="preserve">à minima </w:t>
      </w:r>
      <w:r>
        <w:rPr>
          <w:rFonts w:ascii="Calibri Light" w:hAnsi="Calibri Light" w:cs="Calibri Light"/>
        </w:rPr>
        <w:t xml:space="preserve">dans les secrets </w:t>
      </w:r>
      <w:proofErr w:type="spellStart"/>
      <w:r>
        <w:rPr>
          <w:rFonts w:ascii="Calibri Light" w:hAnsi="Calibri Light" w:cs="Calibri Light"/>
        </w:rPr>
        <w:t>Github</w:t>
      </w:r>
      <w:proofErr w:type="spellEnd"/>
      <w:r>
        <w:rPr>
          <w:rFonts w:ascii="Calibri Light" w:hAnsi="Calibri Light" w:cs="Calibri Light"/>
        </w:rPr>
        <w:t xml:space="preserve"> les éléments suivants :</w:t>
      </w:r>
    </w:p>
    <w:p w14:paraId="789D8DFA" w14:textId="77777777" w:rsidR="00B42315" w:rsidRDefault="00B42315" w:rsidP="00B42315">
      <w:pPr>
        <w:pStyle w:val="Paragraphedeliste"/>
        <w:numPr>
          <w:ilvl w:val="0"/>
          <w:numId w:val="41"/>
        </w:numPr>
        <w:spacing w:after="0"/>
        <w:jc w:val="both"/>
        <w:rPr>
          <w:rFonts w:ascii="Calibri Light" w:hAnsi="Calibri Light" w:cs="Calibri Light"/>
        </w:rPr>
      </w:pPr>
      <w:r>
        <w:rPr>
          <w:rFonts w:ascii="Calibri Light" w:hAnsi="Calibri Light" w:cs="Calibri Light"/>
        </w:rPr>
        <w:t>Tous les logins</w:t>
      </w:r>
    </w:p>
    <w:p w14:paraId="4F5CBB1D" w14:textId="77777777" w:rsidR="00B42315" w:rsidRDefault="00B42315" w:rsidP="00B42315">
      <w:pPr>
        <w:pStyle w:val="Paragraphedeliste"/>
        <w:numPr>
          <w:ilvl w:val="0"/>
          <w:numId w:val="41"/>
        </w:numPr>
        <w:spacing w:after="0"/>
        <w:jc w:val="both"/>
        <w:rPr>
          <w:rFonts w:ascii="Calibri Light" w:hAnsi="Calibri Light" w:cs="Calibri Light"/>
        </w:rPr>
      </w:pPr>
      <w:r>
        <w:rPr>
          <w:rFonts w:ascii="Calibri Light" w:hAnsi="Calibri Light" w:cs="Calibri Light"/>
        </w:rPr>
        <w:t>Tous les mots de passe</w:t>
      </w:r>
    </w:p>
    <w:p w14:paraId="338314CA" w14:textId="77777777" w:rsidR="00B42315" w:rsidRDefault="00B42315" w:rsidP="00B42315">
      <w:pPr>
        <w:pStyle w:val="Paragraphedeliste"/>
        <w:numPr>
          <w:ilvl w:val="0"/>
          <w:numId w:val="41"/>
        </w:numPr>
        <w:spacing w:after="0"/>
        <w:jc w:val="both"/>
        <w:rPr>
          <w:rFonts w:ascii="Calibri Light" w:hAnsi="Calibri Light" w:cs="Calibri Light"/>
        </w:rPr>
      </w:pPr>
      <w:r>
        <w:rPr>
          <w:rFonts w:ascii="Calibri Light" w:hAnsi="Calibri Light" w:cs="Calibri Light"/>
        </w:rPr>
        <w:t xml:space="preserve">Tous les </w:t>
      </w:r>
      <w:proofErr w:type="spellStart"/>
      <w:r>
        <w:rPr>
          <w:rFonts w:ascii="Calibri Light" w:hAnsi="Calibri Light" w:cs="Calibri Light"/>
        </w:rPr>
        <w:t>tokens</w:t>
      </w:r>
      <w:proofErr w:type="spellEnd"/>
    </w:p>
    <w:p w14:paraId="46C14746" w14:textId="77777777" w:rsidR="00B42315" w:rsidRPr="00A8131B" w:rsidRDefault="00B42315" w:rsidP="00B42315">
      <w:pPr>
        <w:pStyle w:val="Paragraphedeliste"/>
        <w:numPr>
          <w:ilvl w:val="0"/>
          <w:numId w:val="41"/>
        </w:numPr>
        <w:spacing w:after="0"/>
        <w:jc w:val="both"/>
        <w:rPr>
          <w:rFonts w:ascii="Calibri Light" w:hAnsi="Calibri Light" w:cs="Calibri Light"/>
        </w:rPr>
      </w:pPr>
      <w:r w:rsidRPr="00A8131B">
        <w:rPr>
          <w:rFonts w:ascii="Calibri Light" w:hAnsi="Calibri Light" w:cs="Calibri Light"/>
        </w:rPr>
        <w:t xml:space="preserve">Toutes les </w:t>
      </w:r>
      <w:proofErr w:type="spellStart"/>
      <w:r w:rsidRPr="00A8131B">
        <w:rPr>
          <w:rFonts w:ascii="Calibri Light" w:hAnsi="Calibri Light" w:cs="Calibri Light"/>
        </w:rPr>
        <w:t>urls</w:t>
      </w:r>
      <w:proofErr w:type="spellEnd"/>
    </w:p>
    <w:p w14:paraId="7FD8239D" w14:textId="77777777" w:rsidR="00B42315" w:rsidRPr="00A8131B" w:rsidRDefault="00B42315" w:rsidP="00B42315">
      <w:pPr>
        <w:pStyle w:val="Paragraphedeliste"/>
        <w:numPr>
          <w:ilvl w:val="0"/>
          <w:numId w:val="41"/>
        </w:numPr>
        <w:spacing w:after="0"/>
        <w:jc w:val="both"/>
        <w:rPr>
          <w:rFonts w:ascii="Calibri Light" w:hAnsi="Calibri Light" w:cs="Calibri Light"/>
        </w:rPr>
      </w:pPr>
      <w:r w:rsidRPr="00A8131B">
        <w:rPr>
          <w:rFonts w:ascii="Calibri Light" w:hAnsi="Calibri Light" w:cs="Calibri Light"/>
        </w:rPr>
        <w:t>Le nom des queues</w:t>
      </w:r>
    </w:p>
    <w:p w14:paraId="21DB406A" w14:textId="77777777" w:rsidR="00B42315" w:rsidRPr="00A8131B" w:rsidRDefault="00B42315" w:rsidP="00B42315">
      <w:pPr>
        <w:pStyle w:val="Paragraphedeliste"/>
        <w:numPr>
          <w:ilvl w:val="0"/>
          <w:numId w:val="41"/>
        </w:numPr>
        <w:spacing w:after="0"/>
        <w:jc w:val="both"/>
        <w:rPr>
          <w:rFonts w:ascii="Calibri Light" w:hAnsi="Calibri Light" w:cs="Calibri Light"/>
        </w:rPr>
      </w:pPr>
      <w:r w:rsidRPr="00A8131B">
        <w:rPr>
          <w:rFonts w:ascii="Calibri Light" w:hAnsi="Calibri Light" w:cs="Calibri Light"/>
        </w:rPr>
        <w:t xml:space="preserve">Pour les </w:t>
      </w:r>
      <w:proofErr w:type="spellStart"/>
      <w:r w:rsidRPr="00A8131B">
        <w:rPr>
          <w:rFonts w:ascii="Calibri Light" w:hAnsi="Calibri Light" w:cs="Calibri Light"/>
        </w:rPr>
        <w:t>retry</w:t>
      </w:r>
      <w:proofErr w:type="spellEnd"/>
      <w:r w:rsidRPr="00A8131B">
        <w:rPr>
          <w:rFonts w:ascii="Calibri Light" w:hAnsi="Calibri Light" w:cs="Calibri Light"/>
        </w:rPr>
        <w:t>, le nombre d'essais et l’intervalle de temps entre deux essais</w:t>
      </w:r>
    </w:p>
    <w:p w14:paraId="7342D814" w14:textId="77777777" w:rsidR="00B42315" w:rsidRDefault="00B42315" w:rsidP="00B42315">
      <w:pPr>
        <w:jc w:val="both"/>
        <w:rPr>
          <w:rFonts w:ascii="Calibri Light" w:hAnsi="Calibri Light" w:cs="Calibri Light"/>
        </w:rPr>
      </w:pPr>
    </w:p>
    <w:p w14:paraId="66687298" w14:textId="77777777" w:rsidR="00B42315" w:rsidRDefault="00B42315" w:rsidP="00B42315">
      <w:pPr>
        <w:jc w:val="both"/>
        <w:rPr>
          <w:rFonts w:ascii="Calibri Light" w:hAnsi="Calibri Light" w:cs="Calibri Light"/>
        </w:rPr>
      </w:pPr>
      <w:r w:rsidRPr="000F16FD">
        <w:rPr>
          <w:rFonts w:ascii="Calibri Light" w:hAnsi="Calibri Light" w:cs="Calibri Light"/>
          <w:b/>
          <w:bCs/>
        </w:rPr>
        <w:t xml:space="preserve">Les secrets sont sous la responsabilité du </w:t>
      </w:r>
      <w:r>
        <w:rPr>
          <w:rFonts w:ascii="Calibri Light" w:hAnsi="Calibri Light" w:cs="Calibri Light"/>
          <w:b/>
          <w:bCs/>
        </w:rPr>
        <w:t>responsable du flux</w:t>
      </w:r>
      <w:r w:rsidRPr="000F16FD">
        <w:rPr>
          <w:rFonts w:ascii="Calibri Light" w:hAnsi="Calibri Light" w:cs="Calibri Light"/>
          <w:b/>
          <w:bCs/>
        </w:rPr>
        <w:t>.</w:t>
      </w:r>
      <w:r>
        <w:rPr>
          <w:rFonts w:ascii="Calibri Light" w:hAnsi="Calibri Light" w:cs="Calibri Light"/>
        </w:rPr>
        <w:t xml:space="preserve"> Les secrets </w:t>
      </w:r>
      <w:proofErr w:type="spellStart"/>
      <w:r>
        <w:rPr>
          <w:rFonts w:ascii="Calibri Light" w:hAnsi="Calibri Light" w:cs="Calibri Light"/>
        </w:rPr>
        <w:t>Github</w:t>
      </w:r>
      <w:proofErr w:type="spellEnd"/>
      <w:r>
        <w:rPr>
          <w:rFonts w:ascii="Calibri Light" w:hAnsi="Calibri Light" w:cs="Calibri Light"/>
        </w:rPr>
        <w:t xml:space="preserve"> de préproduction et de production sont à partager à </w:t>
      </w:r>
      <w:proofErr w:type="spellStart"/>
      <w:r>
        <w:rPr>
          <w:rFonts w:ascii="Calibri Light" w:hAnsi="Calibri Light" w:cs="Calibri Light"/>
        </w:rPr>
        <w:t>l’ops</w:t>
      </w:r>
      <w:proofErr w:type="spellEnd"/>
      <w:r>
        <w:rPr>
          <w:rFonts w:ascii="Calibri Light" w:hAnsi="Calibri Light" w:cs="Calibri Light"/>
        </w:rPr>
        <w:t xml:space="preserve"> leader </w:t>
      </w:r>
      <w:proofErr w:type="spellStart"/>
      <w:r>
        <w:rPr>
          <w:rFonts w:ascii="Calibri Light" w:hAnsi="Calibri Light" w:cs="Calibri Light"/>
        </w:rPr>
        <w:t>Mulesoft</w:t>
      </w:r>
      <w:proofErr w:type="spellEnd"/>
      <w:r>
        <w:rPr>
          <w:rFonts w:ascii="Calibri Light" w:hAnsi="Calibri Light" w:cs="Calibri Light"/>
        </w:rPr>
        <w:t>.</w:t>
      </w:r>
    </w:p>
    <w:p w14:paraId="500130D2" w14:textId="77777777" w:rsidR="00B42315" w:rsidRDefault="00B42315" w:rsidP="00B42315">
      <w:pPr>
        <w:jc w:val="both"/>
        <w:rPr>
          <w:rFonts w:ascii="Calibri Light" w:hAnsi="Calibri Light" w:cs="Calibri Light"/>
        </w:rPr>
      </w:pPr>
    </w:p>
    <w:p w14:paraId="58BACEF1" w14:textId="77777777" w:rsidR="00B42315" w:rsidRDefault="00B42315" w:rsidP="00B42315">
      <w:pPr>
        <w:jc w:val="both"/>
        <w:rPr>
          <w:rFonts w:ascii="Calibri Light" w:hAnsi="Calibri Light" w:cs="Calibri Light"/>
        </w:rPr>
      </w:pPr>
      <w:r w:rsidRPr="007326F2">
        <w:rPr>
          <w:rFonts w:ascii="Calibri Light" w:hAnsi="Calibri Light" w:cs="Calibri Light"/>
          <w:b/>
          <w:bCs/>
        </w:rPr>
        <w:t xml:space="preserve">Les clés d’authentification AAD de l’API </w:t>
      </w:r>
      <w:r w:rsidRPr="007326F2">
        <w:rPr>
          <w:rFonts w:ascii="Calibri Light" w:hAnsi="Calibri Light" w:cs="Calibri Light"/>
        </w:rPr>
        <w:t xml:space="preserve">courante doivent être enregistrées dans les clés </w:t>
      </w:r>
      <w:proofErr w:type="spellStart"/>
      <w:r w:rsidRPr="007326F2">
        <w:rPr>
          <w:rFonts w:ascii="Calibri Light" w:hAnsi="Calibri Light" w:cs="Calibri Light"/>
        </w:rPr>
        <w:t>Github</w:t>
      </w:r>
      <w:proofErr w:type="spellEnd"/>
      <w:r w:rsidRPr="007326F2">
        <w:rPr>
          <w:rFonts w:ascii="Calibri Light" w:hAnsi="Calibri Light" w:cs="Calibri Light"/>
        </w:rPr>
        <w:t xml:space="preserve"> suivantes :</w:t>
      </w:r>
      <w:r w:rsidRPr="007326F2">
        <w:rPr>
          <w:rFonts w:ascii="Calibri Light" w:hAnsi="Calibri Light" w:cs="Calibri Light"/>
          <w:b/>
          <w:bCs/>
        </w:rPr>
        <w:t xml:space="preserve"> </w:t>
      </w:r>
      <w:r w:rsidRPr="007326F2">
        <w:rPr>
          <w:rFonts w:ascii="Consolas" w:hAnsi="Consolas"/>
          <w:b/>
          <w:bCs/>
          <w:color w:val="1F2328"/>
          <w:sz w:val="18"/>
          <w:szCs w:val="18"/>
          <w:shd w:val="clear" w:color="auto" w:fill="FFFFFF"/>
        </w:rPr>
        <w:t>AAD_CLIENT_ID</w:t>
      </w:r>
      <w:r>
        <w:rPr>
          <w:rFonts w:ascii="Consolas" w:hAnsi="Consolas"/>
          <w:b/>
          <w:bCs/>
          <w:color w:val="1F2328"/>
          <w:sz w:val="18"/>
          <w:szCs w:val="18"/>
          <w:shd w:val="clear" w:color="auto" w:fill="FFFFFF"/>
        </w:rPr>
        <w:t xml:space="preserve"> / </w:t>
      </w:r>
      <w:r w:rsidRPr="007326F2">
        <w:rPr>
          <w:rFonts w:ascii="Consolas" w:hAnsi="Consolas"/>
          <w:b/>
          <w:bCs/>
          <w:color w:val="1F2328"/>
          <w:sz w:val="18"/>
          <w:szCs w:val="18"/>
        </w:rPr>
        <w:t>AAD_CLIENT_SECRET</w:t>
      </w:r>
      <w:r w:rsidRPr="007326F2">
        <w:rPr>
          <w:rFonts w:ascii="Consolas" w:hAnsi="Consolas"/>
          <w:b/>
          <w:bCs/>
          <w:color w:val="1F2328"/>
          <w:sz w:val="18"/>
          <w:szCs w:val="18"/>
          <w:shd w:val="clear" w:color="auto" w:fill="FFFFFF"/>
        </w:rPr>
        <w:t xml:space="preserve"> </w:t>
      </w:r>
      <w:r>
        <w:rPr>
          <w:rFonts w:ascii="Consolas" w:hAnsi="Consolas"/>
          <w:b/>
          <w:bCs/>
          <w:color w:val="1F2328"/>
          <w:sz w:val="18"/>
          <w:szCs w:val="18"/>
          <w:shd w:val="clear" w:color="auto" w:fill="FFFFFF"/>
        </w:rPr>
        <w:t xml:space="preserve">ou </w:t>
      </w:r>
      <w:r w:rsidRPr="00B008AA">
        <w:rPr>
          <w:rFonts w:ascii="Consolas" w:hAnsi="Consolas"/>
          <w:b/>
          <w:bCs/>
          <w:color w:val="1F2328"/>
          <w:sz w:val="18"/>
          <w:szCs w:val="18"/>
          <w:shd w:val="clear" w:color="auto" w:fill="FFFFFF"/>
        </w:rPr>
        <w:t>OAUTH2_</w:t>
      </w:r>
      <w:r>
        <w:rPr>
          <w:rFonts w:ascii="Consolas" w:hAnsi="Consolas"/>
          <w:b/>
          <w:bCs/>
          <w:color w:val="1F2328"/>
          <w:sz w:val="18"/>
          <w:szCs w:val="18"/>
          <w:shd w:val="clear" w:color="auto" w:fill="FFFFFF"/>
        </w:rPr>
        <w:t xml:space="preserve">CLIENT_ID </w:t>
      </w:r>
      <w:r>
        <w:rPr>
          <w:rFonts w:ascii="Calibri Light" w:hAnsi="Calibri Light" w:cs="Calibri Light"/>
          <w:b/>
          <w:bCs/>
        </w:rPr>
        <w:t xml:space="preserve">/ </w:t>
      </w:r>
      <w:r w:rsidRPr="00B008AA">
        <w:rPr>
          <w:rFonts w:ascii="Consolas" w:hAnsi="Consolas"/>
          <w:b/>
          <w:bCs/>
          <w:color w:val="1F2328"/>
          <w:sz w:val="18"/>
          <w:szCs w:val="18"/>
          <w:shd w:val="clear" w:color="auto" w:fill="FFFFFF"/>
        </w:rPr>
        <w:t>OAUTH2_</w:t>
      </w:r>
      <w:r>
        <w:rPr>
          <w:rFonts w:ascii="Consolas" w:hAnsi="Consolas"/>
          <w:b/>
          <w:bCs/>
          <w:color w:val="1F2328"/>
          <w:sz w:val="18"/>
          <w:szCs w:val="18"/>
          <w:shd w:val="clear" w:color="auto" w:fill="FFFFFF"/>
        </w:rPr>
        <w:t>CLIENT_SECRET</w:t>
      </w:r>
      <w:r w:rsidRPr="007326F2">
        <w:rPr>
          <w:rFonts w:ascii="Calibri Light" w:hAnsi="Calibri Light" w:cs="Calibri Light"/>
          <w:b/>
          <w:bCs/>
        </w:rPr>
        <w:t>.</w:t>
      </w:r>
      <w:r>
        <w:rPr>
          <w:rFonts w:ascii="Calibri Light" w:hAnsi="Calibri Light" w:cs="Calibri Light"/>
        </w:rPr>
        <w:t xml:space="preserve"> Cela permet d’identifier les clés </w:t>
      </w:r>
      <w:proofErr w:type="spellStart"/>
      <w:r>
        <w:rPr>
          <w:rFonts w:ascii="Calibri Light" w:hAnsi="Calibri Light" w:cs="Calibri Light"/>
        </w:rPr>
        <w:t>Github</w:t>
      </w:r>
      <w:proofErr w:type="spellEnd"/>
      <w:r>
        <w:rPr>
          <w:rFonts w:ascii="Calibri Light" w:hAnsi="Calibri Light" w:cs="Calibri Light"/>
        </w:rPr>
        <w:t xml:space="preserve"> à modifier en cas de renouvellement des secrets. Ce renouvellement est sous la responsabilité de l’équipe Médiation.</w:t>
      </w:r>
    </w:p>
    <w:p w14:paraId="11A1C78C" w14:textId="77777777" w:rsidR="00B42315" w:rsidRDefault="00B42315" w:rsidP="00B42315">
      <w:pPr>
        <w:jc w:val="both"/>
        <w:rPr>
          <w:rFonts w:ascii="Calibri Light" w:hAnsi="Calibri Light" w:cs="Calibri Light"/>
        </w:rPr>
      </w:pPr>
    </w:p>
    <w:p w14:paraId="06711117" w14:textId="77777777" w:rsidR="00B42315" w:rsidRDefault="00B42315" w:rsidP="00B42315">
      <w:pPr>
        <w:pStyle w:val="Titre2"/>
      </w:pPr>
      <w:bookmarkStart w:id="64" w:name="_Toc210722681"/>
      <w:r>
        <w:t>Java</w:t>
      </w:r>
      <w:bookmarkEnd w:id="64"/>
    </w:p>
    <w:p w14:paraId="3AA960EB" w14:textId="77777777" w:rsidR="00B42315" w:rsidRPr="00F95E78" w:rsidRDefault="00B42315" w:rsidP="00B42315">
      <w:pPr>
        <w:jc w:val="both"/>
        <w:rPr>
          <w:rFonts w:ascii="Calibri Light" w:hAnsi="Calibri Light" w:cs="Calibri Light"/>
        </w:rPr>
      </w:pPr>
    </w:p>
    <w:p w14:paraId="0EF7EEBE" w14:textId="77777777" w:rsidR="00B42315" w:rsidRDefault="00B42315" w:rsidP="00B42315">
      <w:pPr>
        <w:jc w:val="both"/>
        <w:rPr>
          <w:rFonts w:ascii="Calibri Light" w:hAnsi="Calibri Light" w:cs="Calibri Light"/>
        </w:rPr>
      </w:pPr>
      <w:r>
        <w:rPr>
          <w:rFonts w:ascii="Calibri Light" w:hAnsi="Calibri Light" w:cs="Calibri Light"/>
        </w:rPr>
        <w:t>Lors des développements, il faut s’appuyer sur la dernière version de Java compatible pour la version du Runtime utilisé. Plus de précision dans le chapitre « runtime manager ».</w:t>
      </w:r>
    </w:p>
    <w:p w14:paraId="588E9A8E" w14:textId="77777777" w:rsidR="00B42315" w:rsidRDefault="00B42315" w:rsidP="00B42315">
      <w:pPr>
        <w:jc w:val="both"/>
        <w:rPr>
          <w:rFonts w:ascii="Calibri Light" w:hAnsi="Calibri Light" w:cs="Calibri Light"/>
        </w:rPr>
      </w:pPr>
    </w:p>
    <w:p w14:paraId="71CC27E1" w14:textId="77777777" w:rsidR="00B42315" w:rsidRPr="00F95E78" w:rsidRDefault="00B42315" w:rsidP="00B42315">
      <w:pPr>
        <w:jc w:val="both"/>
        <w:rPr>
          <w:rFonts w:ascii="Calibri Light" w:hAnsi="Calibri Light" w:cs="Calibri Light"/>
        </w:rPr>
      </w:pPr>
      <w:r w:rsidRPr="00F95E78">
        <w:rPr>
          <w:rFonts w:ascii="Calibri Light" w:hAnsi="Calibri Light" w:cs="Calibri Light"/>
        </w:rPr>
        <w:t xml:space="preserve">Il faut limiter le code </w:t>
      </w:r>
      <w:r>
        <w:rPr>
          <w:rFonts w:ascii="Calibri Light" w:hAnsi="Calibri Light" w:cs="Calibri Light"/>
        </w:rPr>
        <w:t>Java au maximum dans les flows.</w:t>
      </w:r>
    </w:p>
    <w:p w14:paraId="4022CAF7" w14:textId="77777777" w:rsidR="00B42315" w:rsidRPr="00F95E78" w:rsidRDefault="00B42315" w:rsidP="00B42315">
      <w:pPr>
        <w:jc w:val="both"/>
        <w:rPr>
          <w:rFonts w:ascii="Calibri Light" w:hAnsi="Calibri Light" w:cs="Calibri Light"/>
          <w:b/>
          <w:bCs/>
        </w:rPr>
      </w:pPr>
    </w:p>
    <w:p w14:paraId="11D132AF" w14:textId="77777777" w:rsidR="00B42315" w:rsidRDefault="00B42315" w:rsidP="00B42315">
      <w:pPr>
        <w:jc w:val="both"/>
        <w:rPr>
          <w:rFonts w:ascii="Calibri Light" w:hAnsi="Calibri Light" w:cs="Calibri Light"/>
        </w:rPr>
      </w:pPr>
      <w:r w:rsidRPr="00974CC3">
        <w:rPr>
          <w:rFonts w:ascii="Calibri Light" w:hAnsi="Calibri Light" w:cs="Calibri Light"/>
          <w:b/>
          <w:bCs/>
          <w:rPrChange w:id="65" w:author="HUMEAU, Xavier" w:date="2025-02-27T15:53:00Z" w16du:dateUtc="2025-02-27T14:53:00Z">
            <w:rPr>
              <w:rFonts w:ascii="Calibri Light" w:hAnsi="Calibri Light" w:cs="Calibri Light"/>
            </w:rPr>
          </w:rPrChange>
        </w:rPr>
        <w:lastRenderedPageBreak/>
        <w:t xml:space="preserve">Le </w:t>
      </w:r>
      <w:del w:id="66" w:author="HUMEAU, Xavier" w:date="2025-02-27T15:53:00Z" w16du:dateUtc="2025-02-27T14:53:00Z">
        <w:r w:rsidRPr="00974CC3" w:rsidDel="00974CC3">
          <w:rPr>
            <w:rFonts w:ascii="Calibri Light" w:hAnsi="Calibri Light" w:cs="Calibri Light"/>
            <w:b/>
            <w:bCs/>
          </w:rPr>
          <w:delText>Thread</w:delText>
        </w:r>
      </w:del>
      <w:proofErr w:type="spellStart"/>
      <w:proofErr w:type="gramStart"/>
      <w:ins w:id="67" w:author="HUMEAU, Xavier" w:date="2025-02-27T15:53:00Z" w16du:dateUtc="2025-02-27T14:53:00Z">
        <w:r w:rsidRPr="00974CC3">
          <w:rPr>
            <w:rFonts w:ascii="Calibri Light" w:hAnsi="Calibri Light" w:cs="Calibri Light"/>
            <w:b/>
            <w:bCs/>
          </w:rPr>
          <w:t>thread</w:t>
        </w:r>
      </w:ins>
      <w:r w:rsidRPr="7F718B33">
        <w:rPr>
          <w:rFonts w:ascii="Calibri Light" w:hAnsi="Calibri Light" w:cs="Calibri Light"/>
          <w:b/>
          <w:bCs/>
        </w:rPr>
        <w:t>.sleep</w:t>
      </w:r>
      <w:proofErr w:type="spellEnd"/>
      <w:proofErr w:type="gramEnd"/>
      <w:r w:rsidRPr="7F718B33">
        <w:rPr>
          <w:rFonts w:ascii="Calibri Light" w:hAnsi="Calibri Light" w:cs="Calibri Light"/>
          <w:b/>
          <w:bCs/>
        </w:rPr>
        <w:t xml:space="preserve"> </w:t>
      </w:r>
      <w:ins w:id="68" w:author="HUMEAU, Xavier" w:date="2025-02-27T15:52:00Z" w16du:dateUtc="2025-02-27T14:52:00Z">
        <w:r>
          <w:rPr>
            <w:rFonts w:ascii="Calibri Light" w:hAnsi="Calibri Light" w:cs="Calibri Light"/>
            <w:b/>
            <w:bCs/>
          </w:rPr>
          <w:t xml:space="preserve">et le </w:t>
        </w:r>
        <w:proofErr w:type="spellStart"/>
        <w:r>
          <w:rPr>
            <w:rFonts w:ascii="Calibri Light" w:hAnsi="Calibri Light" w:cs="Calibri Light"/>
            <w:b/>
            <w:bCs/>
          </w:rPr>
          <w:t>wait</w:t>
        </w:r>
        <w:proofErr w:type="spellEnd"/>
        <w:r>
          <w:rPr>
            <w:rFonts w:ascii="Calibri Light" w:hAnsi="Calibri Light" w:cs="Calibri Light"/>
            <w:b/>
            <w:bCs/>
          </w:rPr>
          <w:t xml:space="preserve"> sont </w:t>
        </w:r>
      </w:ins>
      <w:del w:id="69" w:author="HUMEAU, Xavier" w:date="2025-02-27T15:52:00Z" w16du:dateUtc="2025-02-27T14:52:00Z">
        <w:r w:rsidRPr="7F718B33" w:rsidDel="00C26A12">
          <w:rPr>
            <w:rFonts w:ascii="Calibri Light" w:hAnsi="Calibri Light" w:cs="Calibri Light"/>
            <w:b/>
            <w:bCs/>
          </w:rPr>
          <w:delText xml:space="preserve">est </w:delText>
        </w:r>
      </w:del>
      <w:del w:id="70" w:author="HUMEAU, Xavier" w:date="2024-12-20T15:24:00Z" w16du:dateUtc="2024-12-20T14:24:00Z">
        <w:r w:rsidRPr="7F718B33" w:rsidDel="002B7ED0">
          <w:rPr>
            <w:rFonts w:ascii="Calibri Light" w:hAnsi="Calibri Light" w:cs="Calibri Light"/>
            <w:b/>
            <w:bCs/>
          </w:rPr>
          <w:delText>interdit</w:delText>
        </w:r>
      </w:del>
      <w:ins w:id="71" w:author="HUMEAU, Xavier" w:date="2024-12-20T15:24:00Z" w16du:dateUtc="2024-12-20T14:24:00Z">
        <w:r>
          <w:rPr>
            <w:rFonts w:ascii="Calibri Light" w:hAnsi="Calibri Light" w:cs="Calibri Light"/>
            <w:b/>
            <w:bCs/>
          </w:rPr>
          <w:t>fortement décon</w:t>
        </w:r>
      </w:ins>
      <w:ins w:id="72" w:author="HUMEAU, Xavier" w:date="2024-12-20T15:25:00Z" w16du:dateUtc="2024-12-20T14:25:00Z">
        <w:r>
          <w:rPr>
            <w:rFonts w:ascii="Calibri Light" w:hAnsi="Calibri Light" w:cs="Calibri Light"/>
            <w:b/>
            <w:bCs/>
          </w:rPr>
          <w:t>seillé</w:t>
        </w:r>
      </w:ins>
      <w:ins w:id="73" w:author="HUMEAU, Xavier" w:date="2025-02-27T15:52:00Z" w16du:dateUtc="2025-02-27T14:52:00Z">
        <w:r>
          <w:rPr>
            <w:rFonts w:ascii="Calibri Light" w:hAnsi="Calibri Light" w:cs="Calibri Light"/>
            <w:b/>
            <w:bCs/>
          </w:rPr>
          <w:t>s</w:t>
        </w:r>
      </w:ins>
      <w:r w:rsidRPr="7F718B33">
        <w:rPr>
          <w:rFonts w:ascii="Calibri Light" w:hAnsi="Calibri Light" w:cs="Calibri Light"/>
          <w:b/>
          <w:bCs/>
        </w:rPr>
        <w:t>.</w:t>
      </w:r>
      <w:r w:rsidRPr="7F718B33">
        <w:rPr>
          <w:rFonts w:ascii="Calibri Light" w:hAnsi="Calibri Light" w:cs="Calibri Light"/>
        </w:rPr>
        <w:t xml:space="preserve"> Si la situation se présente, il faut croiser avec l’équipe médiation pour réfléchir à une solution à mettre en place au travers d’un couplage lâche par exemple</w:t>
      </w:r>
      <w:r>
        <w:rPr>
          <w:rFonts w:ascii="Calibri Light" w:hAnsi="Calibri Light" w:cs="Calibri Light"/>
        </w:rPr>
        <w:t>.</w:t>
      </w:r>
    </w:p>
    <w:p w14:paraId="21922BF5" w14:textId="77777777" w:rsidR="00B42315" w:rsidRDefault="00B42315" w:rsidP="00B42315">
      <w:pPr>
        <w:jc w:val="both"/>
        <w:rPr>
          <w:rFonts w:ascii="Calibri Light" w:hAnsi="Calibri Light" w:cs="Calibri Light"/>
        </w:rPr>
      </w:pPr>
    </w:p>
    <w:p w14:paraId="7FAD1B4F" w14:textId="77777777" w:rsidR="00B42315" w:rsidRDefault="00B42315" w:rsidP="00B42315">
      <w:pPr>
        <w:pStyle w:val="Titre2"/>
      </w:pPr>
      <w:bookmarkStart w:id="74" w:name="_Toc210722682"/>
      <w:r>
        <w:t>CI/CD</w:t>
      </w:r>
      <w:bookmarkEnd w:id="74"/>
    </w:p>
    <w:p w14:paraId="2EFDA694" w14:textId="77777777" w:rsidR="00B42315" w:rsidRPr="00F95E78" w:rsidRDefault="00B42315" w:rsidP="00B42315">
      <w:pPr>
        <w:jc w:val="both"/>
        <w:rPr>
          <w:rFonts w:ascii="Calibri Light" w:hAnsi="Calibri Light" w:cs="Calibri Light"/>
        </w:rPr>
      </w:pPr>
    </w:p>
    <w:p w14:paraId="53EC3F6D" w14:textId="77777777" w:rsidR="00B42315" w:rsidRDefault="00B42315" w:rsidP="00B42315">
      <w:pPr>
        <w:jc w:val="both"/>
        <w:rPr>
          <w:rFonts w:ascii="Calibri Light" w:hAnsi="Calibri Light" w:cs="Calibri Light"/>
        </w:rPr>
      </w:pPr>
      <w:r>
        <w:rPr>
          <w:rFonts w:ascii="Calibri Light" w:hAnsi="Calibri Light" w:cs="Calibri Light"/>
        </w:rPr>
        <w:t xml:space="preserve">Une chaine d’intégration et de déploiement continus a été mise en place.  Une documentation complète est disponible </w:t>
      </w:r>
      <w:hyperlink r:id="rId36" w:history="1">
        <w:r w:rsidRPr="00AF6F28">
          <w:rPr>
            <w:rStyle w:val="Lienhypertexte"/>
            <w:rFonts w:ascii="Calibri Light" w:hAnsi="Calibri Light" w:cs="Calibri Light"/>
          </w:rPr>
          <w:t>ici</w:t>
        </w:r>
      </w:hyperlink>
    </w:p>
    <w:p w14:paraId="294A1343" w14:textId="77777777" w:rsidR="00B42315" w:rsidRDefault="00B42315" w:rsidP="00B42315">
      <w:pPr>
        <w:jc w:val="both"/>
        <w:rPr>
          <w:rFonts w:ascii="Calibri Light" w:hAnsi="Calibri Light" w:cs="Calibri Light"/>
        </w:rPr>
      </w:pPr>
    </w:p>
    <w:p w14:paraId="19D1C2F0" w14:textId="77777777" w:rsidR="00B42315" w:rsidRDefault="00B42315" w:rsidP="00B42315">
      <w:pPr>
        <w:jc w:val="both"/>
        <w:rPr>
          <w:rFonts w:ascii="Calibri Light" w:hAnsi="Calibri Light" w:cs="Calibri Light"/>
        </w:rPr>
      </w:pPr>
      <w:r>
        <w:rPr>
          <w:rFonts w:ascii="Calibri Light" w:hAnsi="Calibri Light" w:cs="Calibri Light"/>
        </w:rPr>
        <w:t>Pour la gestion des clés, en résumé :</w:t>
      </w:r>
    </w:p>
    <w:p w14:paraId="1F30439C" w14:textId="77777777" w:rsidR="00B42315" w:rsidRDefault="00B42315" w:rsidP="00B42315">
      <w:pPr>
        <w:pStyle w:val="Paragraphedeliste"/>
        <w:numPr>
          <w:ilvl w:val="0"/>
          <w:numId w:val="41"/>
        </w:numPr>
        <w:spacing w:after="0" w:line="274" w:lineRule="auto"/>
        <w:jc w:val="both"/>
        <w:rPr>
          <w:rFonts w:ascii="Calibri Light" w:hAnsi="Calibri Light" w:cs="Calibri Light"/>
        </w:rPr>
      </w:pPr>
      <w:r>
        <w:rPr>
          <w:rFonts w:ascii="Calibri Light" w:hAnsi="Calibri Light" w:cs="Calibri Light"/>
        </w:rPr>
        <w:t>L</w:t>
      </w:r>
      <w:r w:rsidRPr="007A3CD6">
        <w:rPr>
          <w:rFonts w:ascii="Calibri Light" w:hAnsi="Calibri Light" w:cs="Calibri Light"/>
        </w:rPr>
        <w:t>es clés déclarées dans les fichiers de configu</w:t>
      </w:r>
      <w:r>
        <w:rPr>
          <w:rFonts w:ascii="Calibri Light" w:hAnsi="Calibri Light" w:cs="Calibri Light"/>
        </w:rPr>
        <w:t>r</w:t>
      </w:r>
      <w:r w:rsidRPr="007A3CD6">
        <w:rPr>
          <w:rFonts w:ascii="Calibri Light" w:hAnsi="Calibri Light" w:cs="Calibri Light"/>
        </w:rPr>
        <w:t xml:space="preserve">ation </w:t>
      </w:r>
      <w:proofErr w:type="spellStart"/>
      <w:r w:rsidRPr="007A3CD6">
        <w:rPr>
          <w:rFonts w:ascii="Calibri Light" w:hAnsi="Calibri Light" w:cs="Calibri Light"/>
        </w:rPr>
        <w:t>Yaml</w:t>
      </w:r>
      <w:proofErr w:type="spellEnd"/>
      <w:r w:rsidRPr="007A3CD6">
        <w:rPr>
          <w:rFonts w:ascii="Calibri Light" w:hAnsi="Calibri Light" w:cs="Calibri Light"/>
        </w:rPr>
        <w:t xml:space="preserve"> font référence </w:t>
      </w:r>
      <w:r>
        <w:rPr>
          <w:rFonts w:ascii="Calibri Light" w:hAnsi="Calibri Light" w:cs="Calibri Light"/>
        </w:rPr>
        <w:t>aux</w:t>
      </w:r>
      <w:r w:rsidRPr="007A3CD6">
        <w:rPr>
          <w:rFonts w:ascii="Calibri Light" w:hAnsi="Calibri Light" w:cs="Calibri Light"/>
        </w:rPr>
        <w:t xml:space="preserve"> clés déclarées dans le pom.x</w:t>
      </w:r>
      <w:r>
        <w:rPr>
          <w:rFonts w:ascii="Calibri Light" w:hAnsi="Calibri Light" w:cs="Calibri Light"/>
        </w:rPr>
        <w:t>m</w:t>
      </w:r>
      <w:r w:rsidRPr="007A3CD6">
        <w:rPr>
          <w:rFonts w:ascii="Calibri Light" w:hAnsi="Calibri Light" w:cs="Calibri Light"/>
        </w:rPr>
        <w:t xml:space="preserve">l </w:t>
      </w:r>
    </w:p>
    <w:p w14:paraId="199E8A05" w14:textId="77777777" w:rsidR="00B42315" w:rsidRDefault="00B42315" w:rsidP="00B42315">
      <w:pPr>
        <w:pStyle w:val="Paragraphedeliste"/>
        <w:numPr>
          <w:ilvl w:val="0"/>
          <w:numId w:val="41"/>
        </w:numPr>
        <w:spacing w:after="0" w:line="274" w:lineRule="auto"/>
        <w:jc w:val="both"/>
        <w:rPr>
          <w:rFonts w:ascii="Calibri Light" w:hAnsi="Calibri Light" w:cs="Calibri Light"/>
        </w:rPr>
      </w:pPr>
      <w:r>
        <w:rPr>
          <w:rFonts w:ascii="Calibri Light" w:hAnsi="Calibri Light" w:cs="Calibri Light"/>
        </w:rPr>
        <w:t>L</w:t>
      </w:r>
      <w:r w:rsidRPr="007A3CD6">
        <w:rPr>
          <w:rFonts w:ascii="Calibri Light" w:hAnsi="Calibri Light" w:cs="Calibri Light"/>
        </w:rPr>
        <w:t xml:space="preserve">es clés déclarées dans </w:t>
      </w:r>
      <w:r>
        <w:rPr>
          <w:rFonts w:ascii="Calibri Light" w:hAnsi="Calibri Light" w:cs="Calibri Light"/>
        </w:rPr>
        <w:t>le pom.xml</w:t>
      </w:r>
      <w:r w:rsidRPr="007A3CD6">
        <w:rPr>
          <w:rFonts w:ascii="Calibri Light" w:hAnsi="Calibri Light" w:cs="Calibri Light"/>
        </w:rPr>
        <w:t xml:space="preserve"> font référence </w:t>
      </w:r>
      <w:r>
        <w:rPr>
          <w:rFonts w:ascii="Calibri Light" w:hAnsi="Calibri Light" w:cs="Calibri Light"/>
        </w:rPr>
        <w:t>aux</w:t>
      </w:r>
      <w:r w:rsidRPr="007A3CD6">
        <w:rPr>
          <w:rFonts w:ascii="Calibri Light" w:hAnsi="Calibri Light" w:cs="Calibri Light"/>
        </w:rPr>
        <w:t xml:space="preserve"> clés déclarées dans </w:t>
      </w:r>
      <w:proofErr w:type="spellStart"/>
      <w:r>
        <w:rPr>
          <w:rFonts w:ascii="Calibri Light" w:hAnsi="Calibri Light" w:cs="Calibri Light"/>
        </w:rPr>
        <w:t>parameters</w:t>
      </w:r>
      <w:r w:rsidRPr="007A3CD6">
        <w:rPr>
          <w:rFonts w:ascii="Calibri Light" w:hAnsi="Calibri Light" w:cs="Calibri Light"/>
        </w:rPr>
        <w:t>.</w:t>
      </w:r>
      <w:r>
        <w:rPr>
          <w:rFonts w:ascii="Calibri Light" w:hAnsi="Calibri Light" w:cs="Calibri Light"/>
        </w:rPr>
        <w:t>yml</w:t>
      </w:r>
      <w:proofErr w:type="spellEnd"/>
    </w:p>
    <w:p w14:paraId="7221AD31" w14:textId="77777777" w:rsidR="00B42315" w:rsidRDefault="00B42315" w:rsidP="00B42315">
      <w:pPr>
        <w:pStyle w:val="Paragraphedeliste"/>
        <w:numPr>
          <w:ilvl w:val="0"/>
          <w:numId w:val="41"/>
        </w:numPr>
        <w:spacing w:after="0" w:line="274" w:lineRule="auto"/>
        <w:jc w:val="both"/>
        <w:rPr>
          <w:rFonts w:ascii="Calibri Light" w:hAnsi="Calibri Light" w:cs="Calibri Light"/>
        </w:rPr>
      </w:pPr>
      <w:r>
        <w:rPr>
          <w:rFonts w:ascii="Calibri Light" w:hAnsi="Calibri Light" w:cs="Calibri Light"/>
        </w:rPr>
        <w:t>L</w:t>
      </w:r>
      <w:r w:rsidRPr="007A3CD6">
        <w:rPr>
          <w:rFonts w:ascii="Calibri Light" w:hAnsi="Calibri Light" w:cs="Calibri Light"/>
        </w:rPr>
        <w:t xml:space="preserve">es clés déclarées dans </w:t>
      </w:r>
      <w:proofErr w:type="spellStart"/>
      <w:r>
        <w:rPr>
          <w:rFonts w:ascii="Calibri Light" w:hAnsi="Calibri Light" w:cs="Calibri Light"/>
        </w:rPr>
        <w:t>parameters</w:t>
      </w:r>
      <w:r w:rsidRPr="007A3CD6">
        <w:rPr>
          <w:rFonts w:ascii="Calibri Light" w:hAnsi="Calibri Light" w:cs="Calibri Light"/>
        </w:rPr>
        <w:t>.</w:t>
      </w:r>
      <w:r>
        <w:rPr>
          <w:rFonts w:ascii="Calibri Light" w:hAnsi="Calibri Light" w:cs="Calibri Light"/>
        </w:rPr>
        <w:t>yml</w:t>
      </w:r>
      <w:proofErr w:type="spellEnd"/>
      <w:r w:rsidRPr="007A3CD6">
        <w:rPr>
          <w:rFonts w:ascii="Calibri Light" w:hAnsi="Calibri Light" w:cs="Calibri Light"/>
        </w:rPr>
        <w:t xml:space="preserve"> font référence </w:t>
      </w:r>
      <w:r>
        <w:rPr>
          <w:rFonts w:ascii="Calibri Light" w:hAnsi="Calibri Light" w:cs="Calibri Light"/>
        </w:rPr>
        <w:t>aux</w:t>
      </w:r>
      <w:r w:rsidRPr="007A3CD6">
        <w:rPr>
          <w:rFonts w:ascii="Calibri Light" w:hAnsi="Calibri Light" w:cs="Calibri Light"/>
        </w:rPr>
        <w:t xml:space="preserve"> clés </w:t>
      </w:r>
      <w:proofErr w:type="spellStart"/>
      <w:r>
        <w:rPr>
          <w:rFonts w:ascii="Calibri Light" w:hAnsi="Calibri Light" w:cs="Calibri Light"/>
        </w:rPr>
        <w:t>Github</w:t>
      </w:r>
      <w:proofErr w:type="spellEnd"/>
    </w:p>
    <w:p w14:paraId="10FE26AB" w14:textId="77777777" w:rsidR="00B42315" w:rsidRDefault="00B42315" w:rsidP="00B42315">
      <w:pPr>
        <w:jc w:val="both"/>
        <w:rPr>
          <w:rFonts w:ascii="Calibri Light" w:hAnsi="Calibri Light" w:cs="Calibri Light"/>
        </w:rPr>
      </w:pPr>
    </w:p>
    <w:p w14:paraId="011E16F6" w14:textId="77777777" w:rsidR="00B42315" w:rsidRDefault="00B42315" w:rsidP="00B42315">
      <w:pPr>
        <w:pStyle w:val="Titre2"/>
      </w:pPr>
      <w:bookmarkStart w:id="75" w:name="_Toc210722683"/>
      <w:r>
        <w:t>Runtime Manager</w:t>
      </w:r>
      <w:bookmarkEnd w:id="75"/>
    </w:p>
    <w:p w14:paraId="7A638E9D" w14:textId="77777777" w:rsidR="00B42315" w:rsidRDefault="00B42315" w:rsidP="00B42315">
      <w:pPr>
        <w:jc w:val="both"/>
        <w:rPr>
          <w:rFonts w:ascii="Calibri Light" w:hAnsi="Calibri Light" w:cs="Calibri Light"/>
        </w:rPr>
      </w:pPr>
    </w:p>
    <w:p w14:paraId="58632687" w14:textId="77777777" w:rsidR="00B42315" w:rsidRPr="00AA3117" w:rsidRDefault="00B42315" w:rsidP="00B42315">
      <w:pPr>
        <w:pStyle w:val="Titre3"/>
        <w:spacing w:before="0"/>
        <w:rPr>
          <w:rStyle w:val="Rfrencelgre"/>
        </w:rPr>
      </w:pPr>
      <w:bookmarkStart w:id="76" w:name="_Toc210722684"/>
      <w:r>
        <w:rPr>
          <w:rStyle w:val="Rfrencelgre"/>
        </w:rPr>
        <w:t>Version du Runtime et de Java</w:t>
      </w:r>
      <w:bookmarkEnd w:id="76"/>
    </w:p>
    <w:p w14:paraId="6EC9FA68" w14:textId="77777777" w:rsidR="00B42315" w:rsidRPr="007B45EF" w:rsidRDefault="00B42315" w:rsidP="00B42315">
      <w:pPr>
        <w:jc w:val="both"/>
        <w:rPr>
          <w:rFonts w:ascii="Calibri Light" w:hAnsi="Calibri Light" w:cs="Calibri Light"/>
        </w:rPr>
      </w:pPr>
    </w:p>
    <w:p w14:paraId="5598612A" w14:textId="77777777" w:rsidR="00B42315" w:rsidRDefault="00B42315" w:rsidP="00B42315">
      <w:pPr>
        <w:jc w:val="both"/>
        <w:rPr>
          <w:rFonts w:ascii="Calibri Light" w:hAnsi="Calibri Light" w:cs="Calibri Light"/>
        </w:rPr>
      </w:pPr>
      <w:r>
        <w:rPr>
          <w:rFonts w:ascii="Calibri Light" w:hAnsi="Calibri Light" w:cs="Calibri Light"/>
        </w:rPr>
        <w:t>Tous les nouveaux développements doivent s’appuyer sur la dernière version LTS (Long Time Support). Les versions Edge sont à éviter sauf précisé par la médiation.</w:t>
      </w:r>
    </w:p>
    <w:p w14:paraId="51D46BFD" w14:textId="77777777" w:rsidR="00B42315" w:rsidRDefault="00B42315" w:rsidP="00B42315">
      <w:pPr>
        <w:jc w:val="both"/>
        <w:rPr>
          <w:rFonts w:ascii="Calibri Light" w:hAnsi="Calibri Light" w:cs="Calibri Light"/>
        </w:rPr>
      </w:pPr>
    </w:p>
    <w:p w14:paraId="5D3F99AE" w14:textId="77777777" w:rsidR="00B42315" w:rsidRDefault="00B42315" w:rsidP="00B42315">
      <w:pPr>
        <w:jc w:val="both"/>
        <w:rPr>
          <w:rFonts w:ascii="Calibri Light" w:hAnsi="Calibri Light" w:cs="Calibri Light"/>
        </w:rPr>
      </w:pPr>
      <w:r w:rsidRPr="00066115">
        <w:rPr>
          <w:rFonts w:ascii="Calibri Light" w:hAnsi="Calibri Light" w:cs="Calibri Light"/>
          <w:noProof/>
        </w:rPr>
        <w:drawing>
          <wp:inline distT="0" distB="0" distL="0" distR="0" wp14:anchorId="7C3DD740" wp14:editId="6B77A470">
            <wp:extent cx="5760720" cy="2186305"/>
            <wp:effectExtent l="0" t="0" r="0" b="4445"/>
            <wp:docPr id="1775335207"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35207" name="Image 1" descr="Une image contenant texte, capture d’écran, Police, nombre&#10;&#10;Description générée automatiquement"/>
                    <pic:cNvPicPr/>
                  </pic:nvPicPr>
                  <pic:blipFill>
                    <a:blip r:embed="rId37"/>
                    <a:stretch>
                      <a:fillRect/>
                    </a:stretch>
                  </pic:blipFill>
                  <pic:spPr>
                    <a:xfrm>
                      <a:off x="0" y="0"/>
                      <a:ext cx="5760720" cy="2186305"/>
                    </a:xfrm>
                    <a:prstGeom prst="rect">
                      <a:avLst/>
                    </a:prstGeom>
                  </pic:spPr>
                </pic:pic>
              </a:graphicData>
            </a:graphic>
          </wp:inline>
        </w:drawing>
      </w:r>
    </w:p>
    <w:p w14:paraId="6BF7A111" w14:textId="77777777" w:rsidR="00B42315" w:rsidRDefault="00B42315" w:rsidP="00B42315">
      <w:pPr>
        <w:jc w:val="both"/>
        <w:rPr>
          <w:rFonts w:ascii="Calibri Light" w:hAnsi="Calibri Light" w:cs="Calibri Light"/>
        </w:rPr>
      </w:pPr>
    </w:p>
    <w:p w14:paraId="15EB08DB" w14:textId="77777777" w:rsidR="00B42315" w:rsidRDefault="00B42315" w:rsidP="00B42315">
      <w:pPr>
        <w:jc w:val="both"/>
        <w:rPr>
          <w:rFonts w:ascii="Calibri Light" w:hAnsi="Calibri Light" w:cs="Calibri Light"/>
        </w:rPr>
      </w:pPr>
      <w:r>
        <w:rPr>
          <w:rFonts w:ascii="Calibri Light" w:hAnsi="Calibri Light" w:cs="Calibri Light"/>
        </w:rPr>
        <w:t>On retrouve aussi dans ce tableau les versions de Java à utiliser. Aujourd’hui, il est recommandé pour tout nouveau développement de s’appuyer sur la mule version 4.6 LTS avec du Java 17.</w:t>
      </w:r>
    </w:p>
    <w:p w14:paraId="74BF80D0" w14:textId="77777777" w:rsidR="00B42315" w:rsidRDefault="00B42315" w:rsidP="00B42315">
      <w:pPr>
        <w:spacing w:line="240" w:lineRule="auto"/>
        <w:rPr>
          <w:b/>
          <w:bCs/>
          <w:color w:val="A28E6A" w:themeColor="accent3"/>
          <w:sz w:val="60"/>
          <w:szCs w:val="60"/>
        </w:rPr>
      </w:pPr>
      <w:r>
        <w:lastRenderedPageBreak/>
        <w:br w:type="page"/>
      </w:r>
    </w:p>
    <w:p w14:paraId="71BDA1CC" w14:textId="77777777" w:rsidR="00B42315" w:rsidRDefault="00B42315" w:rsidP="00B42315">
      <w:pPr>
        <w:pStyle w:val="Titre1"/>
      </w:pPr>
      <w:bookmarkStart w:id="77" w:name="_Toc210722685"/>
      <w:r>
        <w:lastRenderedPageBreak/>
        <w:t>Authentification AAD</w:t>
      </w:r>
      <w:bookmarkEnd w:id="77"/>
    </w:p>
    <w:p w14:paraId="12F5013A" w14:textId="77777777" w:rsidR="00B42315" w:rsidRDefault="00B42315" w:rsidP="00B42315"/>
    <w:p w14:paraId="5C3CDA1F" w14:textId="77777777" w:rsidR="00B42315" w:rsidRDefault="00B42315" w:rsidP="00B42315">
      <w:pPr>
        <w:jc w:val="both"/>
        <w:rPr>
          <w:rFonts w:ascii="Calibri Light" w:hAnsi="Calibri Light" w:cs="Calibri Light"/>
        </w:rPr>
      </w:pPr>
      <w:r w:rsidRPr="00940DCA">
        <w:rPr>
          <w:rFonts w:ascii="Calibri Light" w:hAnsi="Calibri Light" w:cs="Calibri Light"/>
        </w:rPr>
        <w:t xml:space="preserve">L’authentification AAD se fait en JWT en </w:t>
      </w:r>
      <w:r>
        <w:rPr>
          <w:rFonts w:ascii="Calibri Light" w:hAnsi="Calibri Light" w:cs="Calibri Light"/>
        </w:rPr>
        <w:t>transmettant 4 informations :</w:t>
      </w:r>
    </w:p>
    <w:p w14:paraId="2588BF1D" w14:textId="77777777" w:rsidR="00B42315" w:rsidRDefault="00B42315" w:rsidP="00B42315">
      <w:pPr>
        <w:pStyle w:val="Paragraphedeliste"/>
        <w:numPr>
          <w:ilvl w:val="0"/>
          <w:numId w:val="41"/>
        </w:numPr>
        <w:spacing w:after="0" w:line="274" w:lineRule="auto"/>
        <w:jc w:val="both"/>
        <w:rPr>
          <w:rFonts w:ascii="Calibri Light" w:hAnsi="Calibri Light" w:cs="Calibri Light"/>
        </w:rPr>
      </w:pPr>
      <w:r>
        <w:rPr>
          <w:rFonts w:ascii="Calibri Light" w:hAnsi="Calibri Light" w:cs="Calibri Light"/>
        </w:rPr>
        <w:t>C</w:t>
      </w:r>
      <w:r w:rsidRPr="00D37972">
        <w:rPr>
          <w:rFonts w:ascii="Calibri Light" w:hAnsi="Calibri Light" w:cs="Calibri Light"/>
        </w:rPr>
        <w:t>lient ID</w:t>
      </w:r>
    </w:p>
    <w:p w14:paraId="0A188BF0" w14:textId="77777777" w:rsidR="00B42315" w:rsidRDefault="00B42315" w:rsidP="00B42315">
      <w:pPr>
        <w:pStyle w:val="Paragraphedeliste"/>
        <w:numPr>
          <w:ilvl w:val="0"/>
          <w:numId w:val="41"/>
        </w:numPr>
        <w:spacing w:after="0" w:line="274" w:lineRule="auto"/>
        <w:jc w:val="both"/>
        <w:rPr>
          <w:rFonts w:ascii="Calibri Light" w:hAnsi="Calibri Light" w:cs="Calibri Light"/>
        </w:rPr>
      </w:pPr>
      <w:r>
        <w:rPr>
          <w:rFonts w:ascii="Calibri Light" w:hAnsi="Calibri Light" w:cs="Calibri Light"/>
        </w:rPr>
        <w:t>C</w:t>
      </w:r>
      <w:r w:rsidRPr="00D37972">
        <w:rPr>
          <w:rFonts w:ascii="Calibri Light" w:hAnsi="Calibri Light" w:cs="Calibri Light"/>
        </w:rPr>
        <w:t>lient Secret</w:t>
      </w:r>
    </w:p>
    <w:p w14:paraId="6ABD25D7" w14:textId="77777777" w:rsidR="00B42315" w:rsidRDefault="00B42315" w:rsidP="00B42315">
      <w:pPr>
        <w:pStyle w:val="Paragraphedeliste"/>
        <w:numPr>
          <w:ilvl w:val="0"/>
          <w:numId w:val="41"/>
        </w:numPr>
        <w:spacing w:after="0" w:line="274" w:lineRule="auto"/>
        <w:jc w:val="both"/>
        <w:rPr>
          <w:rFonts w:ascii="Calibri Light" w:hAnsi="Calibri Light" w:cs="Calibri Light"/>
        </w:rPr>
      </w:pPr>
      <w:r>
        <w:rPr>
          <w:rFonts w:ascii="Calibri Light" w:hAnsi="Calibri Light" w:cs="Calibri Light"/>
        </w:rPr>
        <w:t>S</w:t>
      </w:r>
      <w:r w:rsidRPr="00D37972">
        <w:rPr>
          <w:rFonts w:ascii="Calibri Light" w:hAnsi="Calibri Light" w:cs="Calibri Light"/>
        </w:rPr>
        <w:t>cope</w:t>
      </w:r>
    </w:p>
    <w:p w14:paraId="75619706" w14:textId="77777777" w:rsidR="00B42315" w:rsidRPr="00D37972" w:rsidRDefault="00B42315" w:rsidP="00B42315">
      <w:pPr>
        <w:pStyle w:val="Paragraphedeliste"/>
        <w:numPr>
          <w:ilvl w:val="0"/>
          <w:numId w:val="41"/>
        </w:numPr>
        <w:spacing w:after="0" w:line="274" w:lineRule="auto"/>
        <w:jc w:val="both"/>
        <w:rPr>
          <w:rFonts w:ascii="Calibri Light" w:hAnsi="Calibri Light" w:cs="Calibri Light"/>
        </w:rPr>
      </w:pPr>
      <w:r>
        <w:rPr>
          <w:rFonts w:ascii="Calibri Light" w:hAnsi="Calibri Light" w:cs="Calibri Light"/>
        </w:rPr>
        <w:t>T</w:t>
      </w:r>
      <w:r w:rsidRPr="00D37972">
        <w:rPr>
          <w:rFonts w:ascii="Calibri Light" w:hAnsi="Calibri Light" w:cs="Calibri Light"/>
        </w:rPr>
        <w:t>enant</w:t>
      </w:r>
    </w:p>
    <w:p w14:paraId="3BEBACED" w14:textId="77777777" w:rsidR="00B42315" w:rsidRDefault="00B42315" w:rsidP="00B42315">
      <w:pPr>
        <w:jc w:val="both"/>
        <w:rPr>
          <w:rFonts w:ascii="Calibri Light" w:hAnsi="Calibri Light" w:cs="Calibri Light"/>
        </w:rPr>
      </w:pPr>
    </w:p>
    <w:p w14:paraId="5B55E1BA" w14:textId="77777777" w:rsidR="00B42315" w:rsidRDefault="00B42315" w:rsidP="00B42315">
      <w:pPr>
        <w:jc w:val="both"/>
        <w:rPr>
          <w:rFonts w:ascii="Calibri Light" w:hAnsi="Calibri Light" w:cs="Calibri Light"/>
        </w:rPr>
      </w:pPr>
      <w:r w:rsidRPr="00940DCA">
        <w:rPr>
          <w:rFonts w:ascii="Calibri Light" w:hAnsi="Calibri Light" w:cs="Calibri Light"/>
        </w:rPr>
        <w:t xml:space="preserve">Ces informations sont </w:t>
      </w:r>
      <w:r w:rsidRPr="00940DCA">
        <w:rPr>
          <w:rFonts w:ascii="Calibri Light" w:hAnsi="Calibri Light" w:cs="Calibri Light"/>
          <w:b/>
          <w:bCs/>
        </w:rPr>
        <w:t>EXCLUSIVEMENT</w:t>
      </w:r>
      <w:r w:rsidRPr="00940DCA">
        <w:rPr>
          <w:rFonts w:ascii="Calibri Light" w:hAnsi="Calibri Light" w:cs="Calibri Light"/>
        </w:rPr>
        <w:t xml:space="preserve"> fournies par la médiation</w:t>
      </w:r>
      <w:r>
        <w:rPr>
          <w:rFonts w:ascii="Calibri Light" w:hAnsi="Calibri Light" w:cs="Calibri Light"/>
        </w:rPr>
        <w:t xml:space="preserve"> au risque de s’exposer à :</w:t>
      </w:r>
    </w:p>
    <w:p w14:paraId="08C1906A" w14:textId="77777777" w:rsidR="00B42315" w:rsidRDefault="00B42315" w:rsidP="00B42315">
      <w:pPr>
        <w:pStyle w:val="Paragraphedeliste"/>
        <w:numPr>
          <w:ilvl w:val="0"/>
          <w:numId w:val="41"/>
        </w:numPr>
        <w:spacing w:after="0" w:line="274" w:lineRule="auto"/>
        <w:jc w:val="both"/>
        <w:rPr>
          <w:rFonts w:ascii="Calibri Light" w:hAnsi="Calibri Light" w:cs="Calibri Light"/>
        </w:rPr>
      </w:pPr>
      <w:r>
        <w:rPr>
          <w:rFonts w:ascii="Calibri Light" w:hAnsi="Calibri Light" w:cs="Calibri Light"/>
        </w:rPr>
        <w:t>Des problèmes d’identification d’appel</w:t>
      </w:r>
    </w:p>
    <w:p w14:paraId="04CDDEF2" w14:textId="77777777" w:rsidR="00B42315" w:rsidRDefault="00B42315" w:rsidP="00B42315">
      <w:pPr>
        <w:pStyle w:val="Paragraphedeliste"/>
        <w:numPr>
          <w:ilvl w:val="0"/>
          <w:numId w:val="41"/>
        </w:numPr>
        <w:spacing w:after="0" w:line="274" w:lineRule="auto"/>
        <w:jc w:val="both"/>
        <w:rPr>
          <w:rFonts w:ascii="Calibri Light" w:hAnsi="Calibri Light" w:cs="Calibri Light"/>
        </w:rPr>
      </w:pPr>
      <w:r>
        <w:rPr>
          <w:rFonts w:ascii="Calibri Light" w:hAnsi="Calibri Light" w:cs="Calibri Light"/>
        </w:rPr>
        <w:t xml:space="preserve">Des problèmes de stabilité lors du </w:t>
      </w:r>
      <w:r w:rsidRPr="006002C4">
        <w:rPr>
          <w:rFonts w:ascii="Calibri Light" w:hAnsi="Calibri Light" w:cs="Calibri Light"/>
        </w:rPr>
        <w:t>renouvellement des secrets</w:t>
      </w:r>
    </w:p>
    <w:p w14:paraId="68EE9260" w14:textId="77777777" w:rsidR="00B42315" w:rsidRDefault="00B42315" w:rsidP="00B42315">
      <w:pPr>
        <w:jc w:val="both"/>
        <w:rPr>
          <w:rFonts w:ascii="Calibri Light" w:hAnsi="Calibri Light" w:cs="Calibri Light"/>
        </w:rPr>
      </w:pPr>
    </w:p>
    <w:p w14:paraId="23724A03" w14:textId="77777777" w:rsidR="00B42315" w:rsidRDefault="00B42315" w:rsidP="00B42315">
      <w:pPr>
        <w:pStyle w:val="Titre2"/>
      </w:pPr>
      <w:bookmarkStart w:id="78" w:name="_Toc210722686"/>
      <w:r>
        <w:t>Client ID</w:t>
      </w:r>
      <w:bookmarkEnd w:id="78"/>
    </w:p>
    <w:p w14:paraId="728E2676" w14:textId="77777777" w:rsidR="00B42315" w:rsidRDefault="00B42315" w:rsidP="00B42315">
      <w:pPr>
        <w:jc w:val="both"/>
        <w:rPr>
          <w:rFonts w:ascii="Calibri Light" w:hAnsi="Calibri Light" w:cs="Calibri Light"/>
        </w:rPr>
      </w:pPr>
    </w:p>
    <w:p w14:paraId="526660BF" w14:textId="77777777" w:rsidR="00B42315" w:rsidRDefault="00B42315" w:rsidP="00B42315">
      <w:pPr>
        <w:jc w:val="both"/>
        <w:rPr>
          <w:rFonts w:ascii="Calibri Light" w:hAnsi="Calibri Light" w:cs="Calibri Light"/>
        </w:rPr>
      </w:pPr>
      <w:r>
        <w:rPr>
          <w:rFonts w:ascii="Calibri Light" w:hAnsi="Calibri Light" w:cs="Calibri Light"/>
        </w:rPr>
        <w:t xml:space="preserve">Le client ID correspond à </w:t>
      </w:r>
      <w:r w:rsidRPr="00FD038A">
        <w:rPr>
          <w:rFonts w:ascii="Calibri Light" w:hAnsi="Calibri Light" w:cs="Calibri Light"/>
          <w:b/>
          <w:bCs/>
        </w:rPr>
        <w:t>l’application ID de l’application appelante</w:t>
      </w:r>
      <w:r>
        <w:rPr>
          <w:rFonts w:ascii="Calibri Light" w:hAnsi="Calibri Light" w:cs="Calibri Light"/>
        </w:rPr>
        <w:t xml:space="preserve"> (Application ou API) dans Microsoft Azure. Cette clé est fonction de l’application / api appelante et de l’environnement.</w:t>
      </w:r>
    </w:p>
    <w:p w14:paraId="3C9A5E2C" w14:textId="77777777" w:rsidR="00B42315" w:rsidRDefault="00B42315" w:rsidP="00B42315">
      <w:pPr>
        <w:jc w:val="both"/>
        <w:rPr>
          <w:rFonts w:ascii="Calibri Light" w:hAnsi="Calibri Light" w:cs="Calibri Light"/>
        </w:rPr>
      </w:pPr>
    </w:p>
    <w:p w14:paraId="091B8F36" w14:textId="77777777" w:rsidR="00B42315" w:rsidRDefault="00B42315" w:rsidP="00B42315">
      <w:pPr>
        <w:pStyle w:val="Titre2"/>
      </w:pPr>
      <w:bookmarkStart w:id="79" w:name="_Toc210722687"/>
      <w:r>
        <w:t>Client Secret</w:t>
      </w:r>
      <w:bookmarkEnd w:id="79"/>
    </w:p>
    <w:p w14:paraId="0151BA33" w14:textId="77777777" w:rsidR="00B42315" w:rsidRDefault="00B42315" w:rsidP="00B42315">
      <w:pPr>
        <w:jc w:val="both"/>
        <w:rPr>
          <w:rFonts w:ascii="Calibri Light" w:hAnsi="Calibri Light" w:cs="Calibri Light"/>
        </w:rPr>
      </w:pPr>
    </w:p>
    <w:p w14:paraId="3760F71E" w14:textId="77777777" w:rsidR="00B42315" w:rsidRDefault="00B42315" w:rsidP="00B42315">
      <w:pPr>
        <w:jc w:val="both"/>
        <w:rPr>
          <w:rFonts w:ascii="Calibri Light" w:hAnsi="Calibri Light" w:cs="Calibri Light"/>
        </w:rPr>
      </w:pPr>
      <w:r>
        <w:rPr>
          <w:rFonts w:ascii="Calibri Light" w:hAnsi="Calibri Light" w:cs="Calibri Light"/>
        </w:rPr>
        <w:t>Le client Secret correspond</w:t>
      </w:r>
      <w:r w:rsidRPr="00D44D4A">
        <w:rPr>
          <w:rFonts w:ascii="Calibri Light" w:hAnsi="Calibri Light" w:cs="Calibri Light"/>
        </w:rPr>
        <w:t xml:space="preserve"> à</w:t>
      </w:r>
      <w:r w:rsidRPr="00FD038A">
        <w:rPr>
          <w:rFonts w:ascii="Calibri Light" w:hAnsi="Calibri Light" w:cs="Calibri Light"/>
          <w:b/>
          <w:bCs/>
        </w:rPr>
        <w:t xml:space="preserve"> l’application Secret de l’application appelante</w:t>
      </w:r>
      <w:r>
        <w:rPr>
          <w:rFonts w:ascii="Calibri Light" w:hAnsi="Calibri Light" w:cs="Calibri Light"/>
        </w:rPr>
        <w:t xml:space="preserve"> (Application ou API) dans Microsoft Azure. Cette clé est fonction de l’application / api appelante et de l’environnement. Attention, cette information est soumise à une expiration.</w:t>
      </w:r>
    </w:p>
    <w:p w14:paraId="1DF50368" w14:textId="77777777" w:rsidR="00B42315" w:rsidRDefault="00B42315" w:rsidP="00B42315">
      <w:pPr>
        <w:jc w:val="both"/>
        <w:rPr>
          <w:rFonts w:ascii="Calibri Light" w:hAnsi="Calibri Light" w:cs="Calibri Light"/>
        </w:rPr>
      </w:pPr>
    </w:p>
    <w:p w14:paraId="5B9072FD" w14:textId="77777777" w:rsidR="00B42315" w:rsidRDefault="00B42315" w:rsidP="00B42315">
      <w:pPr>
        <w:pStyle w:val="Titre2"/>
      </w:pPr>
      <w:bookmarkStart w:id="80" w:name="_Toc210722688"/>
      <w:r>
        <w:t>Scope</w:t>
      </w:r>
      <w:bookmarkEnd w:id="80"/>
    </w:p>
    <w:p w14:paraId="4F983551" w14:textId="77777777" w:rsidR="00B42315" w:rsidRDefault="00B42315" w:rsidP="00B42315">
      <w:pPr>
        <w:jc w:val="both"/>
        <w:rPr>
          <w:rFonts w:ascii="Calibri Light" w:hAnsi="Calibri Light" w:cs="Calibri Light"/>
        </w:rPr>
      </w:pPr>
    </w:p>
    <w:p w14:paraId="1D42435D" w14:textId="77777777" w:rsidR="00B42315" w:rsidRDefault="00B42315" w:rsidP="00B42315">
      <w:pPr>
        <w:jc w:val="both"/>
        <w:rPr>
          <w:rFonts w:ascii="Calibri Light" w:hAnsi="Calibri Light" w:cs="Calibri Light"/>
        </w:rPr>
      </w:pPr>
      <w:r>
        <w:rPr>
          <w:rFonts w:ascii="Calibri Light" w:hAnsi="Calibri Light" w:cs="Calibri Light"/>
        </w:rPr>
        <w:t>Le scope correspond à « l’a</w:t>
      </w:r>
      <w:r w:rsidRPr="00BC63D9">
        <w:rPr>
          <w:rFonts w:ascii="Calibri Light" w:hAnsi="Calibri Light" w:cs="Calibri Light"/>
        </w:rPr>
        <w:t>udience Claim Values</w:t>
      </w:r>
      <w:r>
        <w:rPr>
          <w:rFonts w:ascii="Calibri Light" w:hAnsi="Calibri Light" w:cs="Calibri Light"/>
        </w:rPr>
        <w:t xml:space="preserve"> » de la police de sécurité configurée sur l’application appelée. Cette valeur correspond généralement à </w:t>
      </w:r>
      <w:r w:rsidRPr="00E50AFE">
        <w:rPr>
          <w:rFonts w:ascii="Calibri Light" w:hAnsi="Calibri Light" w:cs="Calibri Light"/>
          <w:b/>
          <w:bCs/>
        </w:rPr>
        <w:t>l’</w:t>
      </w:r>
      <w:r w:rsidRPr="00FD038A">
        <w:rPr>
          <w:rFonts w:ascii="Calibri Light" w:hAnsi="Calibri Light" w:cs="Calibri Light"/>
          <w:b/>
          <w:bCs/>
        </w:rPr>
        <w:t>application ID de l’application appel</w:t>
      </w:r>
      <w:r>
        <w:rPr>
          <w:rFonts w:ascii="Calibri Light" w:hAnsi="Calibri Light" w:cs="Calibri Light"/>
          <w:b/>
          <w:bCs/>
        </w:rPr>
        <w:t>ée</w:t>
      </w:r>
      <w:r>
        <w:rPr>
          <w:rFonts w:ascii="Calibri Light" w:hAnsi="Calibri Light" w:cs="Calibri Light"/>
        </w:rPr>
        <w:t xml:space="preserve"> (Application ou API) dans Microsoft Azure (L’exception est pour Edifice où une application générique Edifice a été créée). Cette clé est fonction de l’application / api appelée et de l’environnement.</w:t>
      </w:r>
    </w:p>
    <w:p w14:paraId="121EFF95" w14:textId="77777777" w:rsidR="00B42315" w:rsidRDefault="00B42315" w:rsidP="00B42315">
      <w:pPr>
        <w:jc w:val="both"/>
        <w:rPr>
          <w:rFonts w:ascii="Calibri Light" w:hAnsi="Calibri Light" w:cs="Calibri Light"/>
        </w:rPr>
      </w:pPr>
    </w:p>
    <w:p w14:paraId="4A3FC4D4" w14:textId="77777777" w:rsidR="00B42315" w:rsidRDefault="00B42315" w:rsidP="00B42315">
      <w:pPr>
        <w:pStyle w:val="Titre2"/>
      </w:pPr>
      <w:bookmarkStart w:id="81" w:name="_Toc210722689"/>
      <w:r>
        <w:t>Tenant</w:t>
      </w:r>
      <w:bookmarkEnd w:id="81"/>
    </w:p>
    <w:p w14:paraId="0B6EE0B8" w14:textId="77777777" w:rsidR="00B42315" w:rsidRDefault="00B42315" w:rsidP="00B42315">
      <w:pPr>
        <w:jc w:val="both"/>
        <w:rPr>
          <w:rFonts w:ascii="Calibri Light" w:hAnsi="Calibri Light" w:cs="Calibri Light"/>
        </w:rPr>
      </w:pPr>
    </w:p>
    <w:p w14:paraId="37AFB54E" w14:textId="77777777" w:rsidR="00B42315" w:rsidRDefault="00B42315" w:rsidP="00B42315">
      <w:pPr>
        <w:jc w:val="both"/>
        <w:rPr>
          <w:rFonts w:ascii="Calibri Light" w:hAnsi="Calibri Light" w:cs="Calibri Light"/>
        </w:rPr>
      </w:pPr>
      <w:r>
        <w:rPr>
          <w:rFonts w:ascii="Calibri Light" w:hAnsi="Calibri Light" w:cs="Calibri Light"/>
        </w:rPr>
        <w:t xml:space="preserve">Le tenant est l’espace Microsoft Azure dans lequel les données de sécurité sont stockées. Les applications </w:t>
      </w:r>
      <w:proofErr w:type="spellStart"/>
      <w:r>
        <w:rPr>
          <w:rFonts w:ascii="Calibri Light" w:hAnsi="Calibri Light" w:cs="Calibri Light"/>
        </w:rPr>
        <w:t>Mulesoft</w:t>
      </w:r>
      <w:proofErr w:type="spellEnd"/>
      <w:r>
        <w:rPr>
          <w:rFonts w:ascii="Calibri Light" w:hAnsi="Calibri Light" w:cs="Calibri Light"/>
        </w:rPr>
        <w:t xml:space="preserve"> disposent d’un tenant dédié. Cette clé est invariable. Sa valeur est : </w:t>
      </w:r>
      <w:r w:rsidRPr="008C6A2D">
        <w:rPr>
          <w:rFonts w:ascii="Calibri Light" w:hAnsi="Calibri Light" w:cs="Calibri Light"/>
        </w:rPr>
        <w:t>4a3d9983-e936-4837-9552-9d9126a92eb0</w:t>
      </w:r>
    </w:p>
    <w:p w14:paraId="6ACB4F98" w14:textId="77777777" w:rsidR="00B42315" w:rsidRPr="0066381B" w:rsidRDefault="00B42315" w:rsidP="00B42315">
      <w:pPr>
        <w:jc w:val="both"/>
        <w:rPr>
          <w:rFonts w:ascii="Calibri Light" w:hAnsi="Calibri Light" w:cs="Calibri Light"/>
        </w:rPr>
      </w:pPr>
      <w:r>
        <w:br w:type="page"/>
      </w:r>
    </w:p>
    <w:p w14:paraId="14B96764" w14:textId="77777777" w:rsidR="00B42315" w:rsidRDefault="00B42315" w:rsidP="00B42315">
      <w:pPr>
        <w:pStyle w:val="Titre1"/>
      </w:pPr>
      <w:bookmarkStart w:id="82" w:name="_Toc210722690"/>
      <w:r>
        <w:lastRenderedPageBreak/>
        <w:t>Sécurisation des APIs</w:t>
      </w:r>
      <w:bookmarkEnd w:id="82"/>
    </w:p>
    <w:p w14:paraId="27C033D5" w14:textId="77777777" w:rsidR="00B42315" w:rsidRDefault="00B42315" w:rsidP="00B42315">
      <w:pPr>
        <w:jc w:val="both"/>
        <w:rPr>
          <w:rFonts w:ascii="Calibri Light" w:hAnsi="Calibri Light" w:cs="Calibri Light"/>
        </w:rPr>
      </w:pPr>
    </w:p>
    <w:p w14:paraId="13913751" w14:textId="77777777" w:rsidR="00B42315" w:rsidRDefault="00B42315" w:rsidP="00B42315">
      <w:pPr>
        <w:pStyle w:val="Titre2"/>
      </w:pPr>
      <w:bookmarkStart w:id="83" w:name="_Toc210722691"/>
      <w:r>
        <w:t xml:space="preserve">Les </w:t>
      </w:r>
      <w:proofErr w:type="spellStart"/>
      <w:r>
        <w:t>policies</w:t>
      </w:r>
      <w:bookmarkEnd w:id="83"/>
      <w:proofErr w:type="spellEnd"/>
    </w:p>
    <w:p w14:paraId="4503D619" w14:textId="77777777" w:rsidR="00B42315" w:rsidRDefault="00B42315" w:rsidP="00B42315">
      <w:pPr>
        <w:jc w:val="both"/>
        <w:rPr>
          <w:rFonts w:ascii="Calibri Light" w:hAnsi="Calibri Light" w:cs="Calibri Light"/>
        </w:rPr>
      </w:pPr>
    </w:p>
    <w:p w14:paraId="3F395559" w14:textId="77777777" w:rsidR="00B42315" w:rsidRDefault="00B42315" w:rsidP="00B42315">
      <w:pPr>
        <w:jc w:val="both"/>
        <w:rPr>
          <w:rFonts w:ascii="Calibri Light" w:hAnsi="Calibri Light" w:cs="Calibri Light"/>
        </w:rPr>
      </w:pPr>
      <w:r>
        <w:rPr>
          <w:rFonts w:ascii="Calibri Light" w:hAnsi="Calibri Light" w:cs="Calibri Light"/>
        </w:rPr>
        <w:t xml:space="preserve">Les </w:t>
      </w:r>
      <w:proofErr w:type="spellStart"/>
      <w:r>
        <w:rPr>
          <w:rFonts w:ascii="Calibri Light" w:hAnsi="Calibri Light" w:cs="Calibri Light"/>
        </w:rPr>
        <w:t>policies</w:t>
      </w:r>
      <w:proofErr w:type="spellEnd"/>
      <w:r>
        <w:rPr>
          <w:rFonts w:ascii="Calibri Light" w:hAnsi="Calibri Light" w:cs="Calibri Light"/>
        </w:rPr>
        <w:t xml:space="preserve"> permettent de définir le type d’authentification (JWT, API Key, …), le rate </w:t>
      </w:r>
      <w:proofErr w:type="spellStart"/>
      <w:r>
        <w:rPr>
          <w:rFonts w:ascii="Calibri Light" w:hAnsi="Calibri Light" w:cs="Calibri Light"/>
        </w:rPr>
        <w:t>limiting</w:t>
      </w:r>
      <w:proofErr w:type="spellEnd"/>
      <w:r>
        <w:rPr>
          <w:rFonts w:ascii="Calibri Light" w:hAnsi="Calibri Light" w:cs="Calibri Light"/>
        </w:rPr>
        <w:t>, l’enrichissement d’header …</w:t>
      </w:r>
    </w:p>
    <w:p w14:paraId="158C1020" w14:textId="77777777" w:rsidR="00B42315" w:rsidRDefault="00B42315" w:rsidP="00B42315">
      <w:pPr>
        <w:jc w:val="both"/>
        <w:rPr>
          <w:rFonts w:ascii="Calibri Light" w:hAnsi="Calibri Light" w:cs="Calibri Light"/>
        </w:rPr>
      </w:pPr>
    </w:p>
    <w:p w14:paraId="39535878" w14:textId="77777777" w:rsidR="00B42315" w:rsidRDefault="00B42315" w:rsidP="00B42315">
      <w:pPr>
        <w:jc w:val="both"/>
        <w:rPr>
          <w:rFonts w:ascii="Calibri Light" w:hAnsi="Calibri Light" w:cs="Calibri Light"/>
        </w:rPr>
      </w:pPr>
      <w:r>
        <w:rPr>
          <w:rFonts w:ascii="Calibri Light" w:hAnsi="Calibri Light" w:cs="Calibri Light"/>
        </w:rPr>
        <w:t xml:space="preserve">La </w:t>
      </w:r>
      <w:proofErr w:type="spellStart"/>
      <w:r>
        <w:rPr>
          <w:rFonts w:ascii="Calibri Light" w:hAnsi="Calibri Light" w:cs="Calibri Light"/>
        </w:rPr>
        <w:t>policy</w:t>
      </w:r>
      <w:proofErr w:type="spellEnd"/>
      <w:r>
        <w:rPr>
          <w:rFonts w:ascii="Calibri Light" w:hAnsi="Calibri Light" w:cs="Calibri Light"/>
        </w:rPr>
        <w:t xml:space="preserve"> utilisée pour l’authentification est la « JWT Validation ». </w:t>
      </w:r>
      <w:r w:rsidRPr="00CB0EC6">
        <w:rPr>
          <w:rFonts w:ascii="Calibri Light" w:hAnsi="Calibri Light" w:cs="Calibri Light"/>
        </w:rPr>
        <w:t xml:space="preserve">Cette </w:t>
      </w:r>
      <w:proofErr w:type="spellStart"/>
      <w:r w:rsidRPr="00CB0EC6">
        <w:rPr>
          <w:rFonts w:ascii="Calibri Light" w:hAnsi="Calibri Light" w:cs="Calibri Light"/>
        </w:rPr>
        <w:t>polic</w:t>
      </w:r>
      <w:r>
        <w:rPr>
          <w:rFonts w:ascii="Calibri Light" w:hAnsi="Calibri Light" w:cs="Calibri Light"/>
        </w:rPr>
        <w:t>y</w:t>
      </w:r>
      <w:proofErr w:type="spellEnd"/>
      <w:r>
        <w:rPr>
          <w:rFonts w:ascii="Calibri Light" w:hAnsi="Calibri Light" w:cs="Calibri Light"/>
        </w:rPr>
        <w:t xml:space="preserve"> </w:t>
      </w:r>
      <w:r w:rsidRPr="00CB0EC6">
        <w:rPr>
          <w:rFonts w:ascii="Calibri Light" w:hAnsi="Calibri Light" w:cs="Calibri Light"/>
        </w:rPr>
        <w:t>mise en p</w:t>
      </w:r>
      <w:r>
        <w:rPr>
          <w:rFonts w:ascii="Calibri Light" w:hAnsi="Calibri Light" w:cs="Calibri Light"/>
        </w:rPr>
        <w:t>lace, cela force les APIs appelantes à s’authentifier auprès de l’AAD pour obtenir un jeton de connexion. La configuration est la suivante :</w:t>
      </w:r>
    </w:p>
    <w:p w14:paraId="4D75B9F3" w14:textId="77777777" w:rsidR="00B42315" w:rsidRDefault="00B42315" w:rsidP="00B42315">
      <w:pPr>
        <w:jc w:val="both"/>
        <w:rPr>
          <w:rFonts w:ascii="Calibri Light" w:hAnsi="Calibri Light" w:cs="Calibri Light"/>
        </w:rPr>
      </w:pPr>
    </w:p>
    <w:p w14:paraId="386B8E9F" w14:textId="77777777" w:rsidR="00B42315" w:rsidRDefault="00B42315" w:rsidP="00B42315">
      <w:pPr>
        <w:pStyle w:val="Paragraphedeliste"/>
        <w:numPr>
          <w:ilvl w:val="0"/>
          <w:numId w:val="41"/>
        </w:numPr>
        <w:spacing w:after="0" w:line="274" w:lineRule="auto"/>
        <w:jc w:val="both"/>
        <w:rPr>
          <w:rFonts w:ascii="Calibri Light" w:hAnsi="Calibri Light" w:cs="Calibri Light"/>
          <w:lang w:val="en-US"/>
        </w:rPr>
      </w:pPr>
      <w:r w:rsidRPr="00FE41A7">
        <w:rPr>
          <w:rFonts w:ascii="Calibri Light" w:hAnsi="Calibri Light" w:cs="Calibri Light"/>
          <w:lang w:val="en-US"/>
        </w:rPr>
        <w:t xml:space="preserve">JWT </w:t>
      </w:r>
      <w:proofErr w:type="gramStart"/>
      <w:r w:rsidRPr="00FE41A7">
        <w:rPr>
          <w:rFonts w:ascii="Calibri Light" w:hAnsi="Calibri Light" w:cs="Calibri Light"/>
          <w:lang w:val="en-US"/>
        </w:rPr>
        <w:t>origin :</w:t>
      </w:r>
      <w:proofErr w:type="gramEnd"/>
      <w:r w:rsidRPr="00FE41A7">
        <w:rPr>
          <w:rFonts w:ascii="Calibri Light" w:hAnsi="Calibri Light" w:cs="Calibri Light"/>
          <w:lang w:val="en-US"/>
        </w:rPr>
        <w:t xml:space="preserve"> HTTP Bearer Authentication Header</w:t>
      </w:r>
    </w:p>
    <w:p w14:paraId="114B4075" w14:textId="77777777" w:rsidR="00B42315" w:rsidRDefault="00B42315" w:rsidP="00B42315">
      <w:pPr>
        <w:pStyle w:val="Paragraphedeliste"/>
        <w:numPr>
          <w:ilvl w:val="1"/>
          <w:numId w:val="41"/>
        </w:numPr>
        <w:spacing w:after="0" w:line="274" w:lineRule="auto"/>
        <w:jc w:val="both"/>
        <w:rPr>
          <w:rFonts w:ascii="Calibri Light" w:hAnsi="Calibri Light" w:cs="Calibri Light"/>
        </w:rPr>
      </w:pPr>
      <w:r w:rsidRPr="00F11B71">
        <w:rPr>
          <w:rFonts w:ascii="Calibri Light" w:hAnsi="Calibri Light" w:cs="Calibri Light"/>
        </w:rPr>
        <w:t>Attention, pour Edifice</w:t>
      </w:r>
      <w:r>
        <w:rPr>
          <w:rFonts w:ascii="Calibri Light" w:hAnsi="Calibri Light" w:cs="Calibri Light"/>
        </w:rPr>
        <w:t>, pour les SAPI et les API de backend (Flex)</w:t>
      </w:r>
      <w:r w:rsidRPr="00F11B71">
        <w:rPr>
          <w:rFonts w:ascii="Calibri Light" w:hAnsi="Calibri Light" w:cs="Calibri Light"/>
        </w:rPr>
        <w:t>, il s’a</w:t>
      </w:r>
      <w:r>
        <w:rPr>
          <w:rFonts w:ascii="Calibri Light" w:hAnsi="Calibri Light" w:cs="Calibri Light"/>
        </w:rPr>
        <w:t xml:space="preserve">git d’une Custom Expression : </w:t>
      </w:r>
      <w:r w:rsidRPr="007D116F">
        <w:rPr>
          <w:rFonts w:ascii="Calibri Light" w:hAnsi="Calibri Light" w:cs="Calibri Light"/>
        </w:rPr>
        <w:t>#[</w:t>
      </w:r>
      <w:proofErr w:type="gramStart"/>
      <w:r w:rsidRPr="007D116F">
        <w:rPr>
          <w:rFonts w:ascii="Calibri Light" w:hAnsi="Calibri Light" w:cs="Calibri Light"/>
        </w:rPr>
        <w:t>attributes.headers</w:t>
      </w:r>
      <w:proofErr w:type="gramEnd"/>
      <w:r w:rsidRPr="007D116F">
        <w:rPr>
          <w:rFonts w:ascii="Calibri Light" w:hAnsi="Calibri Light" w:cs="Calibri Light"/>
        </w:rPr>
        <w:t>['bycn-api-jwt']]</w:t>
      </w:r>
    </w:p>
    <w:p w14:paraId="0EF4820D" w14:textId="77777777" w:rsidR="00B42315" w:rsidRDefault="00B42315" w:rsidP="00B42315">
      <w:pPr>
        <w:pStyle w:val="Paragraphedeliste"/>
        <w:numPr>
          <w:ilvl w:val="0"/>
          <w:numId w:val="41"/>
        </w:numPr>
        <w:spacing w:after="0" w:line="274" w:lineRule="auto"/>
        <w:jc w:val="both"/>
        <w:rPr>
          <w:rFonts w:ascii="Calibri Light" w:hAnsi="Calibri Light" w:cs="Calibri Light"/>
        </w:rPr>
      </w:pPr>
      <w:r w:rsidRPr="00F11B71">
        <w:rPr>
          <w:rFonts w:ascii="Calibri Light" w:hAnsi="Calibri Light" w:cs="Calibri Light"/>
        </w:rPr>
        <w:t xml:space="preserve">JWT </w:t>
      </w:r>
      <w:proofErr w:type="spellStart"/>
      <w:r w:rsidRPr="00F11B71">
        <w:rPr>
          <w:rFonts w:ascii="Calibri Light" w:hAnsi="Calibri Light" w:cs="Calibri Light"/>
        </w:rPr>
        <w:t>Signing</w:t>
      </w:r>
      <w:proofErr w:type="spellEnd"/>
      <w:r w:rsidRPr="00F11B71">
        <w:rPr>
          <w:rFonts w:ascii="Calibri Light" w:hAnsi="Calibri Light" w:cs="Calibri Light"/>
        </w:rPr>
        <w:t xml:space="preserve"> Key </w:t>
      </w:r>
      <w:proofErr w:type="spellStart"/>
      <w:r w:rsidRPr="00F11B71">
        <w:rPr>
          <w:rFonts w:ascii="Calibri Light" w:hAnsi="Calibri Light" w:cs="Calibri Light"/>
        </w:rPr>
        <w:t>Length</w:t>
      </w:r>
      <w:proofErr w:type="spellEnd"/>
      <w:r>
        <w:rPr>
          <w:rFonts w:ascii="Calibri Light" w:hAnsi="Calibri Light" w:cs="Calibri Light"/>
        </w:rPr>
        <w:t> : 256</w:t>
      </w:r>
    </w:p>
    <w:p w14:paraId="552DF361" w14:textId="77777777" w:rsidR="00B42315" w:rsidRDefault="00B42315" w:rsidP="00B42315">
      <w:pPr>
        <w:pStyle w:val="Paragraphedeliste"/>
        <w:numPr>
          <w:ilvl w:val="0"/>
          <w:numId w:val="41"/>
        </w:numPr>
        <w:spacing w:after="0" w:line="274" w:lineRule="auto"/>
        <w:jc w:val="both"/>
        <w:rPr>
          <w:rFonts w:ascii="Calibri Light" w:hAnsi="Calibri Light" w:cs="Calibri Light"/>
        </w:rPr>
      </w:pPr>
      <w:r w:rsidRPr="00F11B71">
        <w:rPr>
          <w:rFonts w:ascii="Calibri Light" w:hAnsi="Calibri Light" w:cs="Calibri Light"/>
        </w:rPr>
        <w:t xml:space="preserve">JWT Key </w:t>
      </w:r>
      <w:proofErr w:type="spellStart"/>
      <w:r w:rsidRPr="00F11B71">
        <w:rPr>
          <w:rFonts w:ascii="Calibri Light" w:hAnsi="Calibri Light" w:cs="Calibri Light"/>
        </w:rPr>
        <w:t>origin</w:t>
      </w:r>
      <w:proofErr w:type="spellEnd"/>
      <w:r>
        <w:rPr>
          <w:rFonts w:ascii="Calibri Light" w:hAnsi="Calibri Light" w:cs="Calibri Light"/>
        </w:rPr>
        <w:t> : JWKS</w:t>
      </w:r>
    </w:p>
    <w:p w14:paraId="5EDEB517" w14:textId="77777777" w:rsidR="00B42315" w:rsidRDefault="00B42315" w:rsidP="00B42315">
      <w:pPr>
        <w:pStyle w:val="Paragraphedeliste"/>
        <w:numPr>
          <w:ilvl w:val="0"/>
          <w:numId w:val="41"/>
        </w:numPr>
        <w:spacing w:after="0" w:line="274" w:lineRule="auto"/>
        <w:jc w:val="both"/>
        <w:rPr>
          <w:rFonts w:ascii="Calibri Light" w:hAnsi="Calibri Light" w:cs="Calibri Light"/>
          <w:lang w:val="en-US"/>
        </w:rPr>
      </w:pPr>
      <w:r w:rsidRPr="00E265F4">
        <w:rPr>
          <w:rFonts w:ascii="Calibri Light" w:hAnsi="Calibri Light" w:cs="Calibri Light"/>
          <w:lang w:val="en-US"/>
        </w:rPr>
        <w:t xml:space="preserve">JWKS </w:t>
      </w:r>
      <w:proofErr w:type="spellStart"/>
      <w:r w:rsidRPr="00E265F4">
        <w:rPr>
          <w:rFonts w:ascii="Calibri Light" w:hAnsi="Calibri Light" w:cs="Calibri Light"/>
          <w:lang w:val="en-US"/>
        </w:rPr>
        <w:t>Url</w:t>
      </w:r>
      <w:proofErr w:type="spellEnd"/>
      <w:r w:rsidRPr="00E265F4">
        <w:rPr>
          <w:rFonts w:ascii="Calibri Light" w:hAnsi="Calibri Light" w:cs="Calibri Light"/>
          <w:lang w:val="en-US"/>
        </w:rPr>
        <w:t xml:space="preserve"> : </w:t>
      </w:r>
      <w:r>
        <w:rPr>
          <w:color w:val="000000" w:themeColor="text1"/>
          <w:lang w:val="fr-FR"/>
        </w:rPr>
        <w:fldChar w:fldCharType="begin"/>
      </w:r>
      <w:r w:rsidRPr="008D335C">
        <w:rPr>
          <w:lang w:val="en-US"/>
          <w:rPrChange w:id="84" w:author="HUMEAU, Xavier" w:date="2025-01-07T09:55:00Z" w16du:dateUtc="2025-01-07T08:55:00Z">
            <w:rPr/>
          </w:rPrChange>
        </w:rPr>
        <w:instrText>HYPERLINK "https://login.microsoftonline.com/%5bTenant%20AAD%20Mulesoft%5d/discovery/v2.0/keys"</w:instrText>
      </w:r>
      <w:r>
        <w:rPr>
          <w:color w:val="000000" w:themeColor="text1"/>
          <w:lang w:val="fr-FR"/>
        </w:rPr>
        <w:fldChar w:fldCharType="separate"/>
      </w:r>
      <w:r w:rsidRPr="004E5A05">
        <w:rPr>
          <w:rStyle w:val="Lienhypertexte"/>
          <w:rFonts w:ascii="Calibri Light" w:hAnsi="Calibri Light" w:cs="Calibri Light"/>
          <w:lang w:val="en-US"/>
        </w:rPr>
        <w:t xml:space="preserve">https://login.microsoftonline.com/[Tenant AAD </w:t>
      </w:r>
      <w:proofErr w:type="spellStart"/>
      <w:r w:rsidRPr="004E5A05">
        <w:rPr>
          <w:rStyle w:val="Lienhypertexte"/>
          <w:rFonts w:ascii="Calibri Light" w:hAnsi="Calibri Light" w:cs="Calibri Light"/>
          <w:lang w:val="en-US"/>
        </w:rPr>
        <w:t>Mulesoft</w:t>
      </w:r>
      <w:proofErr w:type="spellEnd"/>
      <w:r w:rsidRPr="004E5A05">
        <w:rPr>
          <w:rStyle w:val="Lienhypertexte"/>
          <w:rFonts w:ascii="Calibri Light" w:hAnsi="Calibri Light" w:cs="Calibri Light"/>
          <w:lang w:val="en-US"/>
        </w:rPr>
        <w:t>]/discovery/v2.0/keys</w:t>
      </w:r>
      <w:r>
        <w:rPr>
          <w:rStyle w:val="Lienhypertexte"/>
          <w:rFonts w:ascii="Calibri Light" w:hAnsi="Calibri Light" w:cs="Calibri Light"/>
          <w:lang w:val="en-US"/>
        </w:rPr>
        <w:fldChar w:fldCharType="end"/>
      </w:r>
    </w:p>
    <w:p w14:paraId="20D61FEE" w14:textId="77777777" w:rsidR="00B42315" w:rsidRPr="009F19AF" w:rsidRDefault="00B42315" w:rsidP="00B42315">
      <w:pPr>
        <w:pStyle w:val="Paragraphedeliste"/>
        <w:numPr>
          <w:ilvl w:val="1"/>
          <w:numId w:val="41"/>
        </w:numPr>
        <w:spacing w:after="0" w:line="274" w:lineRule="auto"/>
        <w:jc w:val="both"/>
        <w:rPr>
          <w:rFonts w:ascii="Calibri Light" w:hAnsi="Calibri Light" w:cs="Calibri Light"/>
        </w:rPr>
      </w:pPr>
      <w:r w:rsidRPr="009F19AF">
        <w:rPr>
          <w:rFonts w:ascii="Calibri Light" w:hAnsi="Calibri Light" w:cs="Calibri Light"/>
        </w:rPr>
        <w:t xml:space="preserve">Le tenant AAD </w:t>
      </w:r>
      <w:proofErr w:type="spellStart"/>
      <w:r w:rsidRPr="009F19AF">
        <w:rPr>
          <w:rFonts w:ascii="Calibri Light" w:hAnsi="Calibri Light" w:cs="Calibri Light"/>
        </w:rPr>
        <w:t>Mulesoft</w:t>
      </w:r>
      <w:proofErr w:type="spellEnd"/>
      <w:r w:rsidRPr="009F19AF">
        <w:rPr>
          <w:rFonts w:ascii="Calibri Light" w:hAnsi="Calibri Light" w:cs="Calibri Light"/>
        </w:rPr>
        <w:t xml:space="preserve"> est : 4a3d9983-e936-4837-9552-9d9126a92eb0</w:t>
      </w:r>
    </w:p>
    <w:p w14:paraId="5193A881" w14:textId="77777777" w:rsidR="00B42315" w:rsidRPr="00512B72" w:rsidRDefault="00B42315" w:rsidP="00B42315">
      <w:pPr>
        <w:pStyle w:val="Paragraphedeliste"/>
        <w:numPr>
          <w:ilvl w:val="0"/>
          <w:numId w:val="41"/>
        </w:numPr>
        <w:spacing w:after="0" w:line="274" w:lineRule="auto"/>
        <w:jc w:val="both"/>
        <w:rPr>
          <w:rFonts w:ascii="Calibri Light" w:hAnsi="Calibri Light" w:cs="Calibri Light"/>
          <w:lang w:val="en-US"/>
        </w:rPr>
      </w:pPr>
      <w:r w:rsidRPr="00E265F4">
        <w:rPr>
          <w:rFonts w:ascii="Calibri Light" w:hAnsi="Calibri Light" w:cs="Calibri Light"/>
        </w:rPr>
        <w:t xml:space="preserve">JWKS </w:t>
      </w:r>
      <w:proofErr w:type="spellStart"/>
      <w:r w:rsidRPr="00E265F4">
        <w:rPr>
          <w:rFonts w:ascii="Calibri Light" w:hAnsi="Calibri Light" w:cs="Calibri Light"/>
        </w:rPr>
        <w:t>Caching</w:t>
      </w:r>
      <w:proofErr w:type="spellEnd"/>
      <w:r w:rsidRPr="00E265F4">
        <w:rPr>
          <w:rFonts w:ascii="Calibri Light" w:hAnsi="Calibri Light" w:cs="Calibri Light"/>
        </w:rPr>
        <w:t xml:space="preserve"> TTL</w:t>
      </w:r>
      <w:r>
        <w:rPr>
          <w:rFonts w:ascii="Calibri Light" w:hAnsi="Calibri Light" w:cs="Calibri Light"/>
        </w:rPr>
        <w:t xml:space="preserve"> : 60</w:t>
      </w:r>
    </w:p>
    <w:p w14:paraId="28B43BCD" w14:textId="77777777" w:rsidR="00B42315" w:rsidRPr="00E574D2" w:rsidRDefault="00B42315" w:rsidP="00B42315">
      <w:pPr>
        <w:pStyle w:val="Paragraphedeliste"/>
        <w:numPr>
          <w:ilvl w:val="0"/>
          <w:numId w:val="41"/>
        </w:numPr>
        <w:spacing w:after="0" w:line="274" w:lineRule="auto"/>
        <w:jc w:val="both"/>
        <w:rPr>
          <w:rFonts w:ascii="Calibri Light" w:hAnsi="Calibri Light" w:cs="Calibri Light"/>
          <w:lang w:val="en-US"/>
        </w:rPr>
      </w:pPr>
      <w:r w:rsidRPr="00512B72">
        <w:rPr>
          <w:rFonts w:ascii="Calibri Light" w:hAnsi="Calibri Light" w:cs="Calibri Light"/>
        </w:rPr>
        <w:t xml:space="preserve">JWKS Service </w:t>
      </w:r>
      <w:proofErr w:type="spellStart"/>
      <w:r w:rsidRPr="00512B72">
        <w:rPr>
          <w:rFonts w:ascii="Calibri Light" w:hAnsi="Calibri Light" w:cs="Calibri Light"/>
        </w:rPr>
        <w:t>connection</w:t>
      </w:r>
      <w:proofErr w:type="spellEnd"/>
      <w:r w:rsidRPr="00512B72">
        <w:rPr>
          <w:rFonts w:ascii="Calibri Light" w:hAnsi="Calibri Light" w:cs="Calibri Light"/>
        </w:rPr>
        <w:t xml:space="preserve"> timeout</w:t>
      </w:r>
      <w:r>
        <w:rPr>
          <w:rFonts w:ascii="Calibri Light" w:hAnsi="Calibri Light" w:cs="Calibri Light"/>
        </w:rPr>
        <w:t xml:space="preserve"> : </w:t>
      </w:r>
      <w:r w:rsidRPr="00512B72">
        <w:rPr>
          <w:rFonts w:ascii="Calibri Light" w:hAnsi="Calibri Light" w:cs="Calibri Light"/>
        </w:rPr>
        <w:t>10000</w:t>
      </w:r>
    </w:p>
    <w:p w14:paraId="2566E045" w14:textId="77777777" w:rsidR="00B42315" w:rsidRPr="00E574D2" w:rsidRDefault="00B42315" w:rsidP="00B42315">
      <w:pPr>
        <w:pStyle w:val="Paragraphedeliste"/>
        <w:numPr>
          <w:ilvl w:val="0"/>
          <w:numId w:val="41"/>
        </w:numPr>
        <w:spacing w:after="0" w:line="274" w:lineRule="auto"/>
        <w:jc w:val="both"/>
        <w:rPr>
          <w:rFonts w:ascii="Calibri Light" w:hAnsi="Calibri Light" w:cs="Calibri Light"/>
        </w:rPr>
      </w:pPr>
      <w:r w:rsidRPr="00E574D2">
        <w:rPr>
          <w:rFonts w:ascii="Calibri Light" w:hAnsi="Calibri Light" w:cs="Calibri Light"/>
        </w:rPr>
        <w:t>Skip Client Id Validation</w:t>
      </w:r>
      <w:r>
        <w:rPr>
          <w:rFonts w:ascii="Calibri Light" w:hAnsi="Calibri Light" w:cs="Calibri Light"/>
        </w:rPr>
        <w:t> : PAS coché</w:t>
      </w:r>
    </w:p>
    <w:p w14:paraId="76B684C4" w14:textId="77777777" w:rsidR="00B42315" w:rsidRDefault="00B42315" w:rsidP="00B42315">
      <w:pPr>
        <w:pStyle w:val="Paragraphedeliste"/>
        <w:numPr>
          <w:ilvl w:val="0"/>
          <w:numId w:val="41"/>
        </w:numPr>
        <w:spacing w:after="0" w:line="274" w:lineRule="auto"/>
        <w:jc w:val="both"/>
        <w:rPr>
          <w:rFonts w:ascii="Calibri Light" w:hAnsi="Calibri Light" w:cs="Calibri Light"/>
          <w:lang w:val="en-US"/>
        </w:rPr>
      </w:pPr>
      <w:r w:rsidRPr="002B2373">
        <w:rPr>
          <w:rFonts w:ascii="Calibri Light" w:hAnsi="Calibri Light" w:cs="Calibri Light"/>
          <w:lang w:val="en-US"/>
        </w:rPr>
        <w:t xml:space="preserve">Client ID </w:t>
      </w:r>
      <w:proofErr w:type="gramStart"/>
      <w:r w:rsidRPr="002B2373">
        <w:rPr>
          <w:rFonts w:ascii="Calibri Light" w:hAnsi="Calibri Light" w:cs="Calibri Light"/>
          <w:lang w:val="en-US"/>
        </w:rPr>
        <w:t>Expression :</w:t>
      </w:r>
      <w:proofErr w:type="gramEnd"/>
      <w:r w:rsidRPr="002B2373">
        <w:rPr>
          <w:rFonts w:ascii="Calibri Light" w:hAnsi="Calibri Light" w:cs="Calibri Light"/>
          <w:lang w:val="en-US"/>
        </w:rPr>
        <w:t xml:space="preserve"> #[</w:t>
      </w:r>
      <w:proofErr w:type="gramStart"/>
      <w:r w:rsidRPr="002B2373">
        <w:rPr>
          <w:rFonts w:ascii="Calibri Light" w:hAnsi="Calibri Light" w:cs="Calibri Light"/>
          <w:lang w:val="en-US"/>
        </w:rPr>
        <w:t>vars.claimSet.appid</w:t>
      </w:r>
      <w:proofErr w:type="gramEnd"/>
      <w:r w:rsidRPr="002B2373">
        <w:rPr>
          <w:rFonts w:ascii="Calibri Light" w:hAnsi="Calibri Light" w:cs="Calibri Light"/>
          <w:lang w:val="en-US"/>
        </w:rPr>
        <w:t>]</w:t>
      </w:r>
    </w:p>
    <w:p w14:paraId="53103AE7" w14:textId="77777777" w:rsidR="00B42315" w:rsidRDefault="00B42315" w:rsidP="00B42315">
      <w:pPr>
        <w:pStyle w:val="Paragraphedeliste"/>
        <w:numPr>
          <w:ilvl w:val="0"/>
          <w:numId w:val="41"/>
        </w:numPr>
        <w:spacing w:after="0" w:line="274" w:lineRule="auto"/>
        <w:jc w:val="both"/>
        <w:rPr>
          <w:rFonts w:ascii="Calibri Light" w:hAnsi="Calibri Light" w:cs="Calibri Light"/>
        </w:rPr>
      </w:pPr>
      <w:proofErr w:type="spellStart"/>
      <w:r w:rsidRPr="00E574D2">
        <w:rPr>
          <w:rFonts w:ascii="Calibri Light" w:hAnsi="Calibri Light" w:cs="Calibri Light"/>
        </w:rPr>
        <w:t>Validate</w:t>
      </w:r>
      <w:proofErr w:type="spellEnd"/>
      <w:r w:rsidRPr="00E574D2">
        <w:rPr>
          <w:rFonts w:ascii="Calibri Light" w:hAnsi="Calibri Light" w:cs="Calibri Light"/>
        </w:rPr>
        <w:t xml:space="preserve"> Audience Claim</w:t>
      </w:r>
      <w:r>
        <w:rPr>
          <w:rFonts w:ascii="Calibri Light" w:hAnsi="Calibri Light" w:cs="Calibri Light"/>
        </w:rPr>
        <w:t> : Coché</w:t>
      </w:r>
    </w:p>
    <w:p w14:paraId="30B098BE" w14:textId="77777777" w:rsidR="00B42315" w:rsidRDefault="00B42315" w:rsidP="00B42315">
      <w:pPr>
        <w:pStyle w:val="Paragraphedeliste"/>
        <w:numPr>
          <w:ilvl w:val="0"/>
          <w:numId w:val="41"/>
        </w:numPr>
        <w:spacing w:after="0" w:line="274" w:lineRule="auto"/>
        <w:jc w:val="both"/>
        <w:rPr>
          <w:rFonts w:ascii="Calibri Light" w:hAnsi="Calibri Light" w:cs="Calibri Light"/>
        </w:rPr>
      </w:pPr>
      <w:r w:rsidRPr="00E574D2">
        <w:rPr>
          <w:rFonts w:ascii="Calibri Light" w:hAnsi="Calibri Light" w:cs="Calibri Light"/>
        </w:rPr>
        <w:t xml:space="preserve">Audience Claim </w:t>
      </w:r>
      <w:proofErr w:type="spellStart"/>
      <w:r w:rsidRPr="00E574D2">
        <w:rPr>
          <w:rFonts w:ascii="Calibri Light" w:hAnsi="Calibri Light" w:cs="Calibri Light"/>
        </w:rPr>
        <w:t>Mandatory</w:t>
      </w:r>
      <w:proofErr w:type="spellEnd"/>
      <w:r>
        <w:rPr>
          <w:rFonts w:ascii="Calibri Light" w:hAnsi="Calibri Light" w:cs="Calibri Light"/>
        </w:rPr>
        <w:t> : Coché</w:t>
      </w:r>
    </w:p>
    <w:p w14:paraId="01E08F4A" w14:textId="77777777" w:rsidR="00B42315" w:rsidRDefault="00B42315" w:rsidP="00B42315">
      <w:pPr>
        <w:pStyle w:val="Paragraphedeliste"/>
        <w:numPr>
          <w:ilvl w:val="0"/>
          <w:numId w:val="41"/>
        </w:numPr>
        <w:spacing w:after="0" w:line="274" w:lineRule="auto"/>
        <w:jc w:val="both"/>
        <w:rPr>
          <w:rFonts w:ascii="Calibri Light" w:hAnsi="Calibri Light" w:cs="Calibri Light"/>
        </w:rPr>
      </w:pPr>
      <w:r w:rsidRPr="00386932">
        <w:rPr>
          <w:rFonts w:ascii="Calibri Light" w:hAnsi="Calibri Light" w:cs="Calibri Light"/>
        </w:rPr>
        <w:t>Audience Claim Values</w:t>
      </w:r>
      <w:r>
        <w:rPr>
          <w:rFonts w:ascii="Calibri Light" w:hAnsi="Calibri Light" w:cs="Calibri Light"/>
        </w:rPr>
        <w:t> : api:/</w:t>
      </w:r>
      <w:proofErr w:type="gramStart"/>
      <w:r>
        <w:rPr>
          <w:rFonts w:ascii="Calibri Light" w:hAnsi="Calibri Light" w:cs="Calibri Light"/>
        </w:rPr>
        <w:t>/[</w:t>
      </w:r>
      <w:proofErr w:type="gramEnd"/>
      <w:r>
        <w:rPr>
          <w:rFonts w:ascii="Calibri Light" w:hAnsi="Calibri Light" w:cs="Calibri Light"/>
        </w:rPr>
        <w:t>Client Id AAD de l’API concernée]</w:t>
      </w:r>
    </w:p>
    <w:p w14:paraId="1EE5AA54" w14:textId="77777777" w:rsidR="00B42315" w:rsidRPr="00B47222" w:rsidRDefault="00B42315" w:rsidP="00B42315">
      <w:pPr>
        <w:pStyle w:val="Paragraphedeliste"/>
        <w:numPr>
          <w:ilvl w:val="1"/>
          <w:numId w:val="41"/>
        </w:numPr>
        <w:spacing w:after="0" w:line="274" w:lineRule="auto"/>
        <w:jc w:val="both"/>
        <w:rPr>
          <w:rFonts w:ascii="Calibri Light" w:hAnsi="Calibri Light" w:cs="Calibri Light"/>
        </w:rPr>
      </w:pPr>
      <w:r w:rsidRPr="00F11B71">
        <w:rPr>
          <w:rFonts w:ascii="Calibri Light" w:hAnsi="Calibri Light" w:cs="Calibri Light"/>
        </w:rPr>
        <w:t>Attention, pour Edifice</w:t>
      </w:r>
      <w:r>
        <w:rPr>
          <w:rFonts w:ascii="Calibri Light" w:hAnsi="Calibri Light" w:cs="Calibri Light"/>
        </w:rPr>
        <w:t>, pour les SAPI et les API de backend (Flex)</w:t>
      </w:r>
      <w:r w:rsidRPr="00F11B71">
        <w:rPr>
          <w:rFonts w:ascii="Calibri Light" w:hAnsi="Calibri Light" w:cs="Calibri Light"/>
        </w:rPr>
        <w:t>, il s’a</w:t>
      </w:r>
      <w:r>
        <w:rPr>
          <w:rFonts w:ascii="Calibri Light" w:hAnsi="Calibri Light" w:cs="Calibri Light"/>
        </w:rPr>
        <w:t>git du client Id AAD de Edifice Générique. Il y en a un pour les SAPI et un pour les backends.</w:t>
      </w:r>
    </w:p>
    <w:p w14:paraId="6BC424F1" w14:textId="77777777" w:rsidR="00B42315" w:rsidRDefault="00B42315" w:rsidP="00B42315">
      <w:pPr>
        <w:pStyle w:val="Paragraphedeliste"/>
        <w:numPr>
          <w:ilvl w:val="0"/>
          <w:numId w:val="41"/>
        </w:numPr>
        <w:spacing w:after="0" w:line="274" w:lineRule="auto"/>
        <w:jc w:val="both"/>
        <w:rPr>
          <w:rFonts w:ascii="Calibri Light" w:hAnsi="Calibri Light" w:cs="Calibri Light"/>
        </w:rPr>
      </w:pPr>
      <w:r w:rsidRPr="00F03263">
        <w:rPr>
          <w:rFonts w:ascii="Calibri Light" w:hAnsi="Calibri Light" w:cs="Calibri Light"/>
        </w:rPr>
        <w:t xml:space="preserve">Expiration Claim </w:t>
      </w:r>
      <w:proofErr w:type="spellStart"/>
      <w:r w:rsidRPr="00F03263">
        <w:rPr>
          <w:rFonts w:ascii="Calibri Light" w:hAnsi="Calibri Light" w:cs="Calibri Light"/>
        </w:rPr>
        <w:t>Mandatory</w:t>
      </w:r>
      <w:proofErr w:type="spellEnd"/>
      <w:r>
        <w:rPr>
          <w:rFonts w:ascii="Calibri Light" w:hAnsi="Calibri Light" w:cs="Calibri Light"/>
        </w:rPr>
        <w:t> : Coché</w:t>
      </w:r>
    </w:p>
    <w:p w14:paraId="5ECA2CE2" w14:textId="77777777" w:rsidR="00B42315" w:rsidRDefault="00B42315" w:rsidP="00B42315">
      <w:pPr>
        <w:pStyle w:val="Paragraphedeliste"/>
        <w:numPr>
          <w:ilvl w:val="0"/>
          <w:numId w:val="41"/>
        </w:numPr>
        <w:spacing w:after="0" w:line="274" w:lineRule="auto"/>
        <w:jc w:val="both"/>
        <w:rPr>
          <w:rFonts w:ascii="Calibri Light" w:hAnsi="Calibri Light" w:cs="Calibri Light"/>
          <w:lang w:val="en-US"/>
        </w:rPr>
      </w:pPr>
      <w:r w:rsidRPr="00F03263">
        <w:rPr>
          <w:rFonts w:ascii="Calibri Light" w:hAnsi="Calibri Light" w:cs="Calibri Light"/>
          <w:lang w:val="en-US"/>
        </w:rPr>
        <w:t xml:space="preserve">Not Before Claim </w:t>
      </w:r>
      <w:proofErr w:type="gramStart"/>
      <w:r w:rsidRPr="00F03263">
        <w:rPr>
          <w:rFonts w:ascii="Calibri Light" w:hAnsi="Calibri Light" w:cs="Calibri Light"/>
          <w:lang w:val="en-US"/>
        </w:rPr>
        <w:t>Mandatory :</w:t>
      </w:r>
      <w:proofErr w:type="gramEnd"/>
      <w:r w:rsidRPr="00F03263">
        <w:rPr>
          <w:rFonts w:ascii="Calibri Light" w:hAnsi="Calibri Light" w:cs="Calibri Light"/>
          <w:lang w:val="en-US"/>
        </w:rPr>
        <w:t xml:space="preserve"> P</w:t>
      </w:r>
      <w:r>
        <w:rPr>
          <w:rFonts w:ascii="Calibri Light" w:hAnsi="Calibri Light" w:cs="Calibri Light"/>
          <w:lang w:val="en-US"/>
        </w:rPr>
        <w:t xml:space="preserve">AS </w:t>
      </w:r>
      <w:proofErr w:type="spellStart"/>
      <w:r>
        <w:rPr>
          <w:rFonts w:ascii="Calibri Light" w:hAnsi="Calibri Light" w:cs="Calibri Light"/>
          <w:lang w:val="en-US"/>
        </w:rPr>
        <w:t>coché</w:t>
      </w:r>
      <w:proofErr w:type="spellEnd"/>
    </w:p>
    <w:p w14:paraId="0D28B358" w14:textId="77777777" w:rsidR="00B42315" w:rsidRDefault="00B42315" w:rsidP="00B42315">
      <w:pPr>
        <w:pStyle w:val="Paragraphedeliste"/>
        <w:numPr>
          <w:ilvl w:val="0"/>
          <w:numId w:val="41"/>
        </w:numPr>
        <w:spacing w:after="0" w:line="274" w:lineRule="auto"/>
        <w:jc w:val="both"/>
        <w:rPr>
          <w:rFonts w:ascii="Calibri Light" w:hAnsi="Calibri Light" w:cs="Calibri Light"/>
          <w:lang w:val="en-US"/>
        </w:rPr>
      </w:pPr>
      <w:r w:rsidRPr="00B006CA">
        <w:rPr>
          <w:rFonts w:ascii="Calibri Light" w:hAnsi="Calibri Light" w:cs="Calibri Light"/>
          <w:lang w:val="en-US"/>
        </w:rPr>
        <w:t xml:space="preserve">Validate Custom </w:t>
      </w:r>
      <w:proofErr w:type="gramStart"/>
      <w:r w:rsidRPr="00B006CA">
        <w:rPr>
          <w:rFonts w:ascii="Calibri Light" w:hAnsi="Calibri Light" w:cs="Calibri Light"/>
          <w:lang w:val="en-US"/>
        </w:rPr>
        <w:t>Claim :</w:t>
      </w:r>
      <w:proofErr w:type="gramEnd"/>
      <w:r w:rsidRPr="00B006CA">
        <w:rPr>
          <w:rFonts w:ascii="Calibri Light" w:hAnsi="Calibri Light" w:cs="Calibri Light"/>
          <w:lang w:val="en-US"/>
        </w:rPr>
        <w:t xml:space="preserve"> PAS </w:t>
      </w:r>
      <w:proofErr w:type="spellStart"/>
      <w:r w:rsidRPr="00B006CA">
        <w:rPr>
          <w:rFonts w:ascii="Calibri Light" w:hAnsi="Calibri Light" w:cs="Calibri Light"/>
          <w:lang w:val="en-US"/>
        </w:rPr>
        <w:t>c</w:t>
      </w:r>
      <w:r>
        <w:rPr>
          <w:rFonts w:ascii="Calibri Light" w:hAnsi="Calibri Light" w:cs="Calibri Light"/>
          <w:lang w:val="en-US"/>
        </w:rPr>
        <w:t>oché</w:t>
      </w:r>
      <w:proofErr w:type="spellEnd"/>
      <w:r>
        <w:rPr>
          <w:rFonts w:ascii="Calibri Light" w:hAnsi="Calibri Light" w:cs="Calibri Light"/>
          <w:lang w:val="en-US"/>
        </w:rPr>
        <w:tab/>
      </w:r>
    </w:p>
    <w:p w14:paraId="6D74F741" w14:textId="77777777" w:rsidR="00B42315" w:rsidRPr="00542B99" w:rsidRDefault="00B42315" w:rsidP="00B42315">
      <w:pPr>
        <w:ind w:left="15"/>
        <w:jc w:val="both"/>
        <w:rPr>
          <w:rFonts w:ascii="Calibri Light" w:hAnsi="Calibri Light" w:cs="Calibri Light"/>
          <w:lang w:val="en-US"/>
        </w:rPr>
      </w:pPr>
    </w:p>
    <w:p w14:paraId="3B3E72F9" w14:textId="77777777" w:rsidR="00B42315" w:rsidRDefault="00B42315" w:rsidP="00B42315">
      <w:pPr>
        <w:pStyle w:val="Titre2"/>
      </w:pPr>
      <w:bookmarkStart w:id="85" w:name="_Toc210722692"/>
      <w:r>
        <w:t>Les contrats</w:t>
      </w:r>
      <w:bookmarkEnd w:id="85"/>
    </w:p>
    <w:p w14:paraId="65CD85C2" w14:textId="77777777" w:rsidR="00B42315" w:rsidRDefault="00B42315" w:rsidP="00B42315">
      <w:pPr>
        <w:jc w:val="both"/>
        <w:rPr>
          <w:rFonts w:ascii="Calibri Light" w:hAnsi="Calibri Light" w:cs="Calibri Light"/>
        </w:rPr>
      </w:pPr>
    </w:p>
    <w:p w14:paraId="18915260" w14:textId="77777777" w:rsidR="00B42315" w:rsidRDefault="00B42315" w:rsidP="00B42315">
      <w:pPr>
        <w:jc w:val="both"/>
        <w:rPr>
          <w:rFonts w:ascii="Calibri Light" w:hAnsi="Calibri Light" w:cs="Calibri Light"/>
        </w:rPr>
      </w:pPr>
      <w:r>
        <w:rPr>
          <w:rFonts w:ascii="Calibri Light" w:hAnsi="Calibri Light" w:cs="Calibri Light"/>
        </w:rPr>
        <w:t xml:space="preserve">Les contrats permettent de restreindre les appelants à l’API. Ces contrats sont définis en faisant un « Access </w:t>
      </w:r>
      <w:proofErr w:type="spellStart"/>
      <w:r>
        <w:rPr>
          <w:rFonts w:ascii="Calibri Light" w:hAnsi="Calibri Light" w:cs="Calibri Light"/>
        </w:rPr>
        <w:t>request</w:t>
      </w:r>
      <w:proofErr w:type="spellEnd"/>
      <w:r>
        <w:rPr>
          <w:rFonts w:ascii="Calibri Light" w:hAnsi="Calibri Light" w:cs="Calibri Light"/>
        </w:rPr>
        <w:t> » depuis la définition Exchange de l’API. On définit un contrat par application et par environnement.</w:t>
      </w:r>
    </w:p>
    <w:p w14:paraId="1A11D9C2" w14:textId="77777777" w:rsidR="00B42315" w:rsidRDefault="00B42315" w:rsidP="00B42315">
      <w:pPr>
        <w:jc w:val="both"/>
        <w:rPr>
          <w:rFonts w:ascii="Calibri Light" w:hAnsi="Calibri Light" w:cs="Calibri Light"/>
        </w:rPr>
      </w:pPr>
    </w:p>
    <w:p w14:paraId="39DBB9C0" w14:textId="77777777" w:rsidR="00B42315" w:rsidRDefault="00B42315" w:rsidP="00B42315">
      <w:pPr>
        <w:jc w:val="both"/>
        <w:rPr>
          <w:rFonts w:ascii="Calibri Light" w:hAnsi="Calibri Light" w:cs="Calibri Light"/>
        </w:rPr>
      </w:pPr>
      <w:r>
        <w:rPr>
          <w:rFonts w:ascii="Calibri Light" w:hAnsi="Calibri Light" w:cs="Calibri Light"/>
        </w:rPr>
        <w:t>Quand les SAPI Edifice veulent interroger les API backend (Flex), il faut alors déclarer sur l’API backend le compte générique Edifice SAPI.</w:t>
      </w:r>
    </w:p>
    <w:p w14:paraId="3D71BF29" w14:textId="77777777" w:rsidR="00B42315" w:rsidRDefault="00B42315" w:rsidP="00B42315">
      <w:pPr>
        <w:jc w:val="both"/>
        <w:rPr>
          <w:rFonts w:ascii="Calibri Light" w:hAnsi="Calibri Light" w:cs="Calibri Light"/>
        </w:rPr>
      </w:pPr>
    </w:p>
    <w:p w14:paraId="4FBF5B84" w14:textId="77777777" w:rsidR="00B42315" w:rsidRDefault="00B42315" w:rsidP="00B42315">
      <w:pPr>
        <w:pStyle w:val="Titre2"/>
      </w:pPr>
      <w:bookmarkStart w:id="86" w:name="_Toc210722693"/>
      <w:r>
        <w:t>Les applications Azure</w:t>
      </w:r>
      <w:bookmarkEnd w:id="86"/>
    </w:p>
    <w:p w14:paraId="7B26A5B3" w14:textId="77777777" w:rsidR="00B42315" w:rsidRDefault="00B42315" w:rsidP="00B42315">
      <w:pPr>
        <w:jc w:val="both"/>
        <w:rPr>
          <w:rFonts w:ascii="Calibri Light" w:hAnsi="Calibri Light" w:cs="Calibri Light"/>
        </w:rPr>
      </w:pPr>
    </w:p>
    <w:p w14:paraId="14AFC090" w14:textId="77777777" w:rsidR="00B42315" w:rsidRDefault="00B42315" w:rsidP="00B42315">
      <w:pPr>
        <w:jc w:val="both"/>
        <w:rPr>
          <w:rFonts w:ascii="Calibri Light" w:hAnsi="Calibri Light" w:cs="Calibri Light"/>
        </w:rPr>
      </w:pPr>
      <w:r>
        <w:rPr>
          <w:rFonts w:ascii="Calibri Light" w:hAnsi="Calibri Light" w:cs="Calibri Light"/>
        </w:rPr>
        <w:t>L’authentification se faisant au travers d’Azure, il faut définir les applications pour chaque environnement pour chaque client/API appelant ou appelé.</w:t>
      </w:r>
    </w:p>
    <w:p w14:paraId="357B0398" w14:textId="77777777" w:rsidR="00B42315" w:rsidRDefault="00B42315" w:rsidP="00B42315">
      <w:pPr>
        <w:jc w:val="both"/>
        <w:rPr>
          <w:rFonts w:ascii="Calibri Light" w:hAnsi="Calibri Light" w:cs="Calibri Light"/>
        </w:rPr>
      </w:pPr>
    </w:p>
    <w:p w14:paraId="4B45A94C" w14:textId="77777777" w:rsidR="00B42315" w:rsidRDefault="00B42315" w:rsidP="00B42315">
      <w:pPr>
        <w:jc w:val="both"/>
        <w:rPr>
          <w:rFonts w:ascii="Calibri Light" w:hAnsi="Calibri Light" w:cs="Calibri Light"/>
        </w:rPr>
      </w:pPr>
      <w:r>
        <w:rPr>
          <w:rFonts w:ascii="Calibri Light" w:hAnsi="Calibri Light" w:cs="Calibri Light"/>
        </w:rPr>
        <w:t xml:space="preserve">De plus, dans Azure, on restreint les appelés par l’API au travers des permissions. </w:t>
      </w:r>
    </w:p>
    <w:p w14:paraId="4A7CA299" w14:textId="77777777" w:rsidR="00B42315" w:rsidRDefault="00B42315" w:rsidP="00B42315">
      <w:pPr>
        <w:jc w:val="both"/>
        <w:rPr>
          <w:rFonts w:ascii="Calibri Light" w:hAnsi="Calibri Light" w:cs="Calibri Light"/>
        </w:rPr>
      </w:pPr>
    </w:p>
    <w:p w14:paraId="2A76A731" w14:textId="77777777" w:rsidR="00B42315" w:rsidRDefault="00B42315" w:rsidP="00B42315">
      <w:pPr>
        <w:jc w:val="both"/>
        <w:rPr>
          <w:rFonts w:ascii="Calibri Light" w:hAnsi="Calibri Light" w:cs="Calibri Light"/>
        </w:rPr>
      </w:pPr>
      <w:r w:rsidRPr="00272B57">
        <w:rPr>
          <w:rFonts w:ascii="Calibri Light" w:hAnsi="Calibri Light" w:cs="Calibri Light"/>
          <w:b/>
          <w:bCs/>
        </w:rPr>
        <w:t>Attention,</w:t>
      </w:r>
      <w:r>
        <w:rPr>
          <w:rFonts w:ascii="Calibri Light" w:hAnsi="Calibri Light" w:cs="Calibri Light"/>
        </w:rPr>
        <w:t xml:space="preserve"> la déclaration de sécurité est :</w:t>
      </w:r>
    </w:p>
    <w:p w14:paraId="24F8D3F3" w14:textId="77777777" w:rsidR="00B42315" w:rsidRDefault="00B42315" w:rsidP="00B42315">
      <w:pPr>
        <w:jc w:val="both"/>
        <w:rPr>
          <w:rFonts w:ascii="Calibri Light" w:hAnsi="Calibri Light" w:cs="Calibri Light"/>
        </w:rPr>
      </w:pPr>
    </w:p>
    <w:p w14:paraId="78E7E040" w14:textId="77777777" w:rsidR="00B42315" w:rsidRPr="00681B8B" w:rsidRDefault="00B42315" w:rsidP="00B42315">
      <w:pPr>
        <w:pStyle w:val="Paragraphedeliste"/>
        <w:numPr>
          <w:ilvl w:val="0"/>
          <w:numId w:val="41"/>
        </w:numPr>
        <w:spacing w:after="0" w:line="274" w:lineRule="auto"/>
        <w:jc w:val="both"/>
        <w:rPr>
          <w:rFonts w:ascii="Calibri Light" w:hAnsi="Calibri Light" w:cs="Calibri Light"/>
        </w:rPr>
      </w:pPr>
      <w:r w:rsidRPr="00681B8B">
        <w:rPr>
          <w:rFonts w:ascii="Calibri Light" w:hAnsi="Calibri Light" w:cs="Calibri Light"/>
        </w:rPr>
        <w:t>Pour Azure</w:t>
      </w:r>
      <w:r>
        <w:rPr>
          <w:rFonts w:ascii="Calibri Light" w:hAnsi="Calibri Light" w:cs="Calibri Light"/>
        </w:rPr>
        <w:t xml:space="preserve"> </w:t>
      </w:r>
      <w:r w:rsidRPr="00681B8B">
        <w:rPr>
          <w:rFonts w:ascii="Calibri Light" w:hAnsi="Calibri Light" w:cs="Calibri Light"/>
        </w:rPr>
        <w:t>: Appli A peut appeler Appli B, C …</w:t>
      </w:r>
    </w:p>
    <w:p w14:paraId="7292E252" w14:textId="77777777" w:rsidR="00B42315" w:rsidRPr="00681B8B" w:rsidRDefault="00B42315" w:rsidP="00B42315">
      <w:pPr>
        <w:pStyle w:val="Paragraphedeliste"/>
        <w:numPr>
          <w:ilvl w:val="0"/>
          <w:numId w:val="41"/>
        </w:numPr>
        <w:spacing w:after="0" w:line="274" w:lineRule="auto"/>
        <w:jc w:val="both"/>
        <w:rPr>
          <w:rFonts w:ascii="Calibri Light" w:hAnsi="Calibri Light" w:cs="Calibri Light"/>
        </w:rPr>
      </w:pPr>
      <w:r>
        <w:rPr>
          <w:rFonts w:ascii="Calibri Light" w:hAnsi="Calibri Light" w:cs="Calibri Light"/>
        </w:rPr>
        <w:t xml:space="preserve">Pour les contrats </w:t>
      </w:r>
      <w:proofErr w:type="spellStart"/>
      <w:r>
        <w:rPr>
          <w:rFonts w:ascii="Calibri Light" w:hAnsi="Calibri Light" w:cs="Calibri Light"/>
        </w:rPr>
        <w:t>Mulesoft</w:t>
      </w:r>
      <w:proofErr w:type="spellEnd"/>
      <w:r>
        <w:rPr>
          <w:rFonts w:ascii="Calibri Light" w:hAnsi="Calibri Light" w:cs="Calibri Light"/>
        </w:rPr>
        <w:t> : Appli A peut être appelée par Appli I, J, …</w:t>
      </w:r>
    </w:p>
    <w:p w14:paraId="0801535C" w14:textId="77777777" w:rsidR="00B42315" w:rsidRPr="001D3400" w:rsidRDefault="00B42315" w:rsidP="00B42315">
      <w:pPr>
        <w:spacing w:line="240" w:lineRule="auto"/>
        <w:rPr>
          <w:b/>
          <w:bCs/>
          <w:color w:val="A28E6A" w:themeColor="accent3"/>
        </w:rPr>
      </w:pPr>
    </w:p>
    <w:p w14:paraId="35E7B5BB" w14:textId="77777777" w:rsidR="00B42315" w:rsidRDefault="00B42315" w:rsidP="00B42315">
      <w:pPr>
        <w:spacing w:line="240" w:lineRule="auto"/>
        <w:rPr>
          <w:b/>
          <w:bCs/>
          <w:color w:val="A28E6A" w:themeColor="accent3"/>
          <w:sz w:val="60"/>
          <w:szCs w:val="60"/>
        </w:rPr>
      </w:pPr>
      <w:r>
        <w:br w:type="page"/>
      </w:r>
    </w:p>
    <w:p w14:paraId="1533A173" w14:textId="77777777" w:rsidR="00B42315" w:rsidRDefault="00B42315" w:rsidP="00B42315">
      <w:pPr>
        <w:pStyle w:val="Titre1"/>
      </w:pPr>
      <w:bookmarkStart w:id="87" w:name="_Toc210722694"/>
      <w:r>
        <w:lastRenderedPageBreak/>
        <w:t>Gestion des multi-versions d’API</w:t>
      </w:r>
      <w:bookmarkEnd w:id="87"/>
    </w:p>
    <w:p w14:paraId="78C57C6F" w14:textId="77777777" w:rsidR="00B42315" w:rsidRDefault="00B42315" w:rsidP="00B42315"/>
    <w:p w14:paraId="4B43AF5A" w14:textId="77777777" w:rsidR="00B42315" w:rsidRDefault="00B42315" w:rsidP="00B42315">
      <w:pPr>
        <w:jc w:val="both"/>
        <w:rPr>
          <w:rFonts w:ascii="Calibri Light" w:hAnsi="Calibri Light" w:cs="Calibri Light"/>
        </w:rPr>
      </w:pPr>
      <w:r w:rsidRPr="00623CB3">
        <w:rPr>
          <w:rFonts w:ascii="Calibri Light" w:hAnsi="Calibri Light" w:cs="Calibri Light"/>
        </w:rPr>
        <w:t>Lors du déploiement d’une</w:t>
      </w:r>
      <w:r>
        <w:rPr>
          <w:rFonts w:ascii="Calibri Light" w:hAnsi="Calibri Light" w:cs="Calibri Light"/>
        </w:rPr>
        <w:t xml:space="preserve"> nouvelle version d’une API devant coexister une autre version de cette même API, il faut :</w:t>
      </w:r>
    </w:p>
    <w:p w14:paraId="7EAAE170" w14:textId="77777777" w:rsidR="00B42315" w:rsidRDefault="00B42315" w:rsidP="00B42315">
      <w:pPr>
        <w:jc w:val="both"/>
        <w:rPr>
          <w:rFonts w:ascii="Calibri Light" w:hAnsi="Calibri Light" w:cs="Calibri Light"/>
        </w:rPr>
      </w:pPr>
    </w:p>
    <w:p w14:paraId="7C978C68" w14:textId="77777777" w:rsidR="00B42315" w:rsidRPr="00BE5814" w:rsidRDefault="00B42315" w:rsidP="00B42315">
      <w:pPr>
        <w:pStyle w:val="Paragraphedeliste"/>
        <w:numPr>
          <w:ilvl w:val="0"/>
          <w:numId w:val="41"/>
        </w:numPr>
        <w:spacing w:after="0" w:line="274" w:lineRule="auto"/>
        <w:jc w:val="both"/>
        <w:rPr>
          <w:rFonts w:ascii="Calibri Light" w:hAnsi="Calibri Light" w:cs="Calibri Light"/>
        </w:rPr>
      </w:pPr>
      <w:r>
        <w:rPr>
          <w:rFonts w:ascii="Calibri Light" w:hAnsi="Calibri Light" w:cs="Calibri Light"/>
        </w:rPr>
        <w:t>Déclarer un nouvel API Manager en faisant attention de bien référencer la version désirée. Cela se fait en référençant dans « API Label », le numéro de l’Asset Version</w:t>
      </w:r>
    </w:p>
    <w:p w14:paraId="5CF26266" w14:textId="77777777" w:rsidR="00B42315" w:rsidRDefault="00B42315" w:rsidP="00B42315">
      <w:pPr>
        <w:pStyle w:val="Paragraphedeliste"/>
        <w:numPr>
          <w:ilvl w:val="0"/>
          <w:numId w:val="41"/>
        </w:numPr>
        <w:spacing w:after="0" w:line="274" w:lineRule="auto"/>
        <w:jc w:val="both"/>
        <w:rPr>
          <w:rFonts w:ascii="Calibri Light" w:hAnsi="Calibri Light" w:cs="Calibri Light"/>
        </w:rPr>
      </w:pPr>
      <w:r>
        <w:rPr>
          <w:rFonts w:ascii="Calibri Light" w:hAnsi="Calibri Light" w:cs="Calibri Light"/>
        </w:rPr>
        <w:t xml:space="preserve">Modifier le pom.xml pour positionner la version désirée sur la clé </w:t>
      </w:r>
      <w:proofErr w:type="spellStart"/>
      <w:r>
        <w:rPr>
          <w:rFonts w:ascii="Calibri Light" w:hAnsi="Calibri Light" w:cs="Calibri Light"/>
        </w:rPr>
        <w:t>publicUrl</w:t>
      </w:r>
      <w:proofErr w:type="spellEnd"/>
    </w:p>
    <w:p w14:paraId="59B5BD31" w14:textId="77777777" w:rsidR="00B42315" w:rsidRDefault="00B42315" w:rsidP="00B42315">
      <w:pPr>
        <w:pStyle w:val="Paragraphedeliste"/>
        <w:numPr>
          <w:ilvl w:val="0"/>
          <w:numId w:val="41"/>
        </w:numPr>
        <w:spacing w:after="0" w:line="274" w:lineRule="auto"/>
        <w:jc w:val="both"/>
        <w:rPr>
          <w:rFonts w:ascii="Calibri Light" w:hAnsi="Calibri Light" w:cs="Calibri Light"/>
        </w:rPr>
      </w:pPr>
      <w:r>
        <w:rPr>
          <w:rFonts w:ascii="Calibri Light" w:hAnsi="Calibri Light" w:cs="Calibri Light"/>
        </w:rPr>
        <w:t xml:space="preserve">Sur l’environnement concerné, dans </w:t>
      </w:r>
      <w:proofErr w:type="spellStart"/>
      <w:r>
        <w:rPr>
          <w:rFonts w:ascii="Calibri Light" w:hAnsi="Calibri Light" w:cs="Calibri Light"/>
        </w:rPr>
        <w:t>Github</w:t>
      </w:r>
      <w:proofErr w:type="spellEnd"/>
      <w:r>
        <w:rPr>
          <w:rFonts w:ascii="Calibri Light" w:hAnsi="Calibri Light" w:cs="Calibri Light"/>
        </w:rPr>
        <w:t>, modifier l’API_NAME pour positionner la version désirée</w:t>
      </w:r>
    </w:p>
    <w:p w14:paraId="2C27EE59" w14:textId="77777777" w:rsidR="00B42315" w:rsidRDefault="00B42315" w:rsidP="00B42315">
      <w:pPr>
        <w:pStyle w:val="Paragraphedeliste"/>
        <w:numPr>
          <w:ilvl w:val="0"/>
          <w:numId w:val="41"/>
        </w:numPr>
        <w:spacing w:after="0" w:line="274" w:lineRule="auto"/>
        <w:jc w:val="both"/>
        <w:rPr>
          <w:rFonts w:ascii="Calibri Light" w:hAnsi="Calibri Light" w:cs="Calibri Light"/>
        </w:rPr>
      </w:pPr>
      <w:r>
        <w:rPr>
          <w:rFonts w:ascii="Calibri Light" w:hAnsi="Calibri Light" w:cs="Calibri Light"/>
        </w:rPr>
        <w:t>Lancer le déploiement</w:t>
      </w:r>
    </w:p>
    <w:p w14:paraId="12EF953E" w14:textId="77777777" w:rsidR="00B42315" w:rsidRDefault="00B42315" w:rsidP="00B42315">
      <w:pPr>
        <w:ind w:left="15"/>
        <w:jc w:val="both"/>
        <w:rPr>
          <w:rFonts w:ascii="Calibri Light" w:hAnsi="Calibri Light" w:cs="Calibri Light"/>
        </w:rPr>
      </w:pPr>
    </w:p>
    <w:p w14:paraId="0C3D14E3" w14:textId="77777777" w:rsidR="00B42315" w:rsidRPr="00CE4775" w:rsidRDefault="00B42315" w:rsidP="00B42315">
      <w:pPr>
        <w:ind w:left="15"/>
        <w:jc w:val="both"/>
        <w:rPr>
          <w:rFonts w:ascii="Calibri Light" w:hAnsi="Calibri Light" w:cs="Calibri Light"/>
        </w:rPr>
      </w:pPr>
      <w:r>
        <w:rPr>
          <w:rFonts w:ascii="Calibri Light" w:hAnsi="Calibri Light" w:cs="Calibri Light"/>
        </w:rPr>
        <w:t>Si toutefois un déploiement est fait avec la même version, il faut faire les ajustements nécessaires. Un redémarrage de l’API avec la version antérieure est alors nécessaire.</w:t>
      </w:r>
    </w:p>
    <w:p w14:paraId="1E570622" w14:textId="77777777" w:rsidR="00B42315" w:rsidRDefault="00B42315" w:rsidP="00B42315">
      <w:pPr>
        <w:spacing w:line="240" w:lineRule="auto"/>
        <w:rPr>
          <w:b/>
          <w:bCs/>
          <w:color w:val="A28E6A" w:themeColor="accent3"/>
          <w:sz w:val="60"/>
          <w:szCs w:val="60"/>
        </w:rPr>
      </w:pPr>
      <w:r>
        <w:br w:type="page"/>
      </w:r>
    </w:p>
    <w:p w14:paraId="0B930CA3" w14:textId="77777777" w:rsidR="00B42315" w:rsidRPr="00872D98" w:rsidRDefault="00B42315" w:rsidP="00B42315">
      <w:pPr>
        <w:pStyle w:val="Titre1"/>
      </w:pPr>
      <w:bookmarkStart w:id="88" w:name="_Toc210722695"/>
      <w:r>
        <w:lastRenderedPageBreak/>
        <w:t>Workflow de la demande d’API</w:t>
      </w:r>
      <w:bookmarkEnd w:id="88"/>
    </w:p>
    <w:p w14:paraId="23588B3B" w14:textId="77777777" w:rsidR="00B42315" w:rsidRPr="00CB0EC6" w:rsidRDefault="00B42315" w:rsidP="00B42315">
      <w:pPr>
        <w:jc w:val="both"/>
        <w:rPr>
          <w:rFonts w:ascii="Calibri Light" w:hAnsi="Calibri Light" w:cs="Calibri Light"/>
        </w:rPr>
      </w:pPr>
    </w:p>
    <w:p w14:paraId="16E20AE3" w14:textId="77777777" w:rsidR="00B42315" w:rsidRDefault="00B42315" w:rsidP="00B42315">
      <w:pPr>
        <w:jc w:val="both"/>
        <w:rPr>
          <w:rFonts w:ascii="Calibri Light" w:hAnsi="Calibri Light" w:cs="Calibri Light"/>
        </w:rPr>
      </w:pPr>
      <w:r>
        <w:rPr>
          <w:noProof/>
        </w:rPr>
        <w:drawing>
          <wp:inline distT="0" distB="0" distL="0" distR="0" wp14:anchorId="67EC55FF" wp14:editId="70ABF478">
            <wp:extent cx="5760720" cy="3190240"/>
            <wp:effectExtent l="0" t="0" r="0" b="0"/>
            <wp:docPr id="139369777" name="Image 1" descr="Une image contenant texte, capture d’écran, Police, carte de visi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720" cy="3190240"/>
                    </a:xfrm>
                    <a:prstGeom prst="rect">
                      <a:avLst/>
                    </a:prstGeom>
                  </pic:spPr>
                </pic:pic>
              </a:graphicData>
            </a:graphic>
          </wp:inline>
        </w:drawing>
      </w:r>
    </w:p>
    <w:p w14:paraId="78C85FA2" w14:textId="77777777" w:rsidR="00B42315" w:rsidRDefault="00B42315" w:rsidP="00B42315">
      <w:pPr>
        <w:jc w:val="both"/>
        <w:rPr>
          <w:rFonts w:ascii="Calibri Light" w:hAnsi="Calibri Light" w:cs="Calibri Light"/>
        </w:rPr>
      </w:pPr>
    </w:p>
    <w:p w14:paraId="3A09BA65" w14:textId="77777777" w:rsidR="00B42315" w:rsidRPr="00E27ABE" w:rsidRDefault="00B42315" w:rsidP="00B42315">
      <w:pPr>
        <w:jc w:val="both"/>
        <w:rPr>
          <w:rFonts w:asciiTheme="majorHAnsi" w:hAnsiTheme="majorHAnsi" w:cstheme="majorHAnsi"/>
          <w:color w:val="CC9900" w:themeColor="hyperlink"/>
          <w:u w:val="single"/>
        </w:rPr>
      </w:pPr>
      <w:r w:rsidRPr="004813F6">
        <w:rPr>
          <w:rFonts w:asciiTheme="majorHAnsi" w:hAnsiTheme="majorHAnsi" w:cstheme="majorHAnsi"/>
        </w:rPr>
        <w:t xml:space="preserve">Le dernier processus de demande de flux </w:t>
      </w:r>
      <w:proofErr w:type="spellStart"/>
      <w:r w:rsidRPr="004813F6">
        <w:rPr>
          <w:rFonts w:asciiTheme="majorHAnsi" w:hAnsiTheme="majorHAnsi" w:cstheme="majorHAnsi"/>
        </w:rPr>
        <w:t>Mulesoft</w:t>
      </w:r>
      <w:proofErr w:type="spellEnd"/>
      <w:r w:rsidRPr="004813F6">
        <w:rPr>
          <w:rFonts w:asciiTheme="majorHAnsi" w:hAnsiTheme="majorHAnsi" w:cstheme="majorHAnsi"/>
        </w:rPr>
        <w:t xml:space="preserve"> est disponible avec la dernière version des spécifications : </w:t>
      </w:r>
      <w:hyperlink r:id="rId39" w:history="1">
        <w:r w:rsidRPr="00E27ABE">
          <w:rPr>
            <w:rStyle w:val="Lienhypertexte"/>
            <w:rFonts w:asciiTheme="majorHAnsi" w:hAnsiTheme="majorHAnsi" w:cstheme="majorHAnsi"/>
          </w:rPr>
          <w:t>Spécifications</w:t>
        </w:r>
      </w:hyperlink>
    </w:p>
    <w:p w14:paraId="224087F0" w14:textId="77777777" w:rsidR="00B42315" w:rsidRPr="004813F6" w:rsidRDefault="00B42315" w:rsidP="00B42315">
      <w:pPr>
        <w:jc w:val="both"/>
        <w:rPr>
          <w:rFonts w:asciiTheme="majorHAnsi" w:hAnsiTheme="majorHAnsi" w:cstheme="majorHAnsi"/>
        </w:rPr>
      </w:pPr>
    </w:p>
    <w:p w14:paraId="20ABD476" w14:textId="77777777" w:rsidR="00B42315" w:rsidRDefault="00B42315" w:rsidP="00B42315">
      <w:pPr>
        <w:spacing w:line="240" w:lineRule="auto"/>
        <w:rPr>
          <w:rStyle w:val="Lienhypertexte"/>
          <w:rFonts w:asciiTheme="majorHAnsi" w:hAnsiTheme="majorHAnsi" w:cstheme="majorHAnsi"/>
        </w:rPr>
      </w:pPr>
      <w:r w:rsidRPr="004813F6">
        <w:rPr>
          <w:rFonts w:asciiTheme="majorHAnsi" w:hAnsiTheme="majorHAnsi" w:cstheme="majorHAnsi"/>
        </w:rPr>
        <w:t xml:space="preserve">Les rôles et responsabilités sont disponibles dans le RACI : </w:t>
      </w:r>
      <w:hyperlink r:id="rId40" w:history="1">
        <w:r w:rsidRPr="004813F6">
          <w:rPr>
            <w:rStyle w:val="Lienhypertexte"/>
            <w:rFonts w:asciiTheme="majorHAnsi" w:hAnsiTheme="majorHAnsi" w:cstheme="majorHAnsi"/>
          </w:rPr>
          <w:t>RACI Mediation.xlsx</w:t>
        </w:r>
      </w:hyperlink>
    </w:p>
    <w:p w14:paraId="7B027746" w14:textId="77777777" w:rsidR="00B42315" w:rsidRDefault="00B42315" w:rsidP="00B42315">
      <w:pPr>
        <w:spacing w:line="240" w:lineRule="auto"/>
        <w:rPr>
          <w:rStyle w:val="Lienhypertexte"/>
          <w:rFonts w:asciiTheme="majorHAnsi" w:hAnsiTheme="majorHAnsi" w:cstheme="majorHAnsi"/>
        </w:rPr>
      </w:pPr>
    </w:p>
    <w:p w14:paraId="28A6B26A" w14:textId="77777777" w:rsidR="00B42315" w:rsidRDefault="00B42315" w:rsidP="00B42315">
      <w:pPr>
        <w:spacing w:line="240" w:lineRule="auto"/>
        <w:rPr>
          <w:rStyle w:val="Lienhypertexte"/>
          <w:rFonts w:asciiTheme="majorHAnsi" w:hAnsiTheme="majorHAnsi" w:cstheme="majorHAnsi"/>
        </w:rPr>
      </w:pPr>
    </w:p>
    <w:p w14:paraId="1E175B43" w14:textId="77777777" w:rsidR="00B42315" w:rsidRDefault="00B42315" w:rsidP="00B42315">
      <w:pPr>
        <w:spacing w:line="240" w:lineRule="auto"/>
        <w:rPr>
          <w:b/>
          <w:bCs/>
          <w:color w:val="A28E6A" w:themeColor="accent3"/>
          <w:sz w:val="60"/>
          <w:szCs w:val="60"/>
        </w:rPr>
      </w:pPr>
      <w:r>
        <w:br w:type="page"/>
      </w:r>
    </w:p>
    <w:p w14:paraId="0114C926" w14:textId="77777777" w:rsidR="00B42315" w:rsidRDefault="00B42315" w:rsidP="00B42315">
      <w:pPr>
        <w:pStyle w:val="Titre1"/>
      </w:pPr>
      <w:bookmarkStart w:id="89" w:name="_Toc210722696"/>
      <w:r>
        <w:lastRenderedPageBreak/>
        <w:t>Déploiement en production</w:t>
      </w:r>
      <w:bookmarkEnd w:id="89"/>
    </w:p>
    <w:p w14:paraId="157565F0" w14:textId="77777777" w:rsidR="00B42315" w:rsidRDefault="00B42315" w:rsidP="00B42315">
      <w:pPr>
        <w:spacing w:line="240" w:lineRule="auto"/>
      </w:pPr>
    </w:p>
    <w:p w14:paraId="53D46554" w14:textId="77777777" w:rsidR="00B42315" w:rsidRDefault="00B42315" w:rsidP="00B42315">
      <w:pPr>
        <w:jc w:val="both"/>
        <w:rPr>
          <w:rFonts w:ascii="Calibri Light" w:hAnsi="Calibri Light" w:cs="Calibri Light"/>
        </w:rPr>
      </w:pPr>
      <w:r w:rsidRPr="0069643B">
        <w:rPr>
          <w:rFonts w:ascii="Calibri Light" w:hAnsi="Calibri Light" w:cs="Calibri Light"/>
        </w:rPr>
        <w:t>V</w:t>
      </w:r>
      <w:r>
        <w:rPr>
          <w:rFonts w:ascii="Calibri Light" w:hAnsi="Calibri Light" w:cs="Calibri Light"/>
        </w:rPr>
        <w:t>oici les étapes à suivre lors du déploiement d’une application en production.</w:t>
      </w:r>
    </w:p>
    <w:p w14:paraId="16403540" w14:textId="77777777" w:rsidR="00B42315" w:rsidRDefault="00B42315" w:rsidP="00B42315">
      <w:pPr>
        <w:rPr>
          <w:rFonts w:ascii="Calibri Light" w:hAnsi="Calibri Light" w:cs="Calibri Light"/>
        </w:rPr>
      </w:pPr>
    </w:p>
    <w:p w14:paraId="38479F6F" w14:textId="77777777" w:rsidR="00B42315" w:rsidRDefault="00B42315" w:rsidP="00B42315">
      <w:pPr>
        <w:pStyle w:val="Paragraphedeliste"/>
        <w:numPr>
          <w:ilvl w:val="0"/>
          <w:numId w:val="41"/>
        </w:numPr>
        <w:spacing w:after="0" w:line="274" w:lineRule="auto"/>
        <w:rPr>
          <w:rFonts w:ascii="Calibri Light" w:hAnsi="Calibri Light" w:cs="Calibri Light"/>
        </w:rPr>
      </w:pPr>
      <w:r>
        <w:rPr>
          <w:rFonts w:ascii="Calibri Light" w:hAnsi="Calibri Light" w:cs="Calibri Light"/>
        </w:rPr>
        <w:t>S’assurer que la relecture a été réalisée</w:t>
      </w:r>
    </w:p>
    <w:p w14:paraId="2EBC2E3B" w14:textId="77777777" w:rsidR="00B42315" w:rsidRDefault="00B42315" w:rsidP="00B42315">
      <w:pPr>
        <w:pStyle w:val="Paragraphedeliste"/>
        <w:numPr>
          <w:ilvl w:val="0"/>
          <w:numId w:val="41"/>
        </w:numPr>
        <w:spacing w:after="0" w:line="274" w:lineRule="auto"/>
        <w:rPr>
          <w:rFonts w:ascii="Calibri Light" w:hAnsi="Calibri Light" w:cs="Calibri Light"/>
        </w:rPr>
      </w:pPr>
      <w:r>
        <w:rPr>
          <w:rFonts w:ascii="Calibri Light" w:hAnsi="Calibri Light" w:cs="Calibri Light"/>
        </w:rPr>
        <w:t xml:space="preserve">S’assurer que le flux est référencé dans </w:t>
      </w:r>
      <w:proofErr w:type="spellStart"/>
      <w:r>
        <w:rPr>
          <w:rFonts w:ascii="Calibri Light" w:hAnsi="Calibri Light" w:cs="Calibri Light"/>
        </w:rPr>
        <w:t>RefTech</w:t>
      </w:r>
      <w:proofErr w:type="spellEnd"/>
      <w:r>
        <w:rPr>
          <w:rFonts w:ascii="Calibri Light" w:hAnsi="Calibri Light" w:cs="Calibri Light"/>
        </w:rPr>
        <w:t xml:space="preserve"> (Croiser avec </w:t>
      </w:r>
      <w:proofErr w:type="spellStart"/>
      <w:proofErr w:type="gramStart"/>
      <w:r>
        <w:rPr>
          <w:rFonts w:ascii="Calibri Light" w:hAnsi="Calibri Light" w:cs="Calibri Light"/>
        </w:rPr>
        <w:t>V.Mercier</w:t>
      </w:r>
      <w:proofErr w:type="spellEnd"/>
      <w:proofErr w:type="gramEnd"/>
      <w:r>
        <w:rPr>
          <w:rFonts w:ascii="Calibri Light" w:hAnsi="Calibri Light" w:cs="Calibri Light"/>
        </w:rPr>
        <w:t>)</w:t>
      </w:r>
    </w:p>
    <w:p w14:paraId="04465D29" w14:textId="77777777" w:rsidR="00B42315" w:rsidRDefault="00B42315" w:rsidP="00B42315">
      <w:pPr>
        <w:pStyle w:val="Paragraphedeliste"/>
        <w:numPr>
          <w:ilvl w:val="0"/>
          <w:numId w:val="41"/>
        </w:numPr>
        <w:spacing w:after="0" w:line="274" w:lineRule="auto"/>
        <w:rPr>
          <w:ins w:id="90" w:author="HUMEAU, Xavier" w:date="2025-04-01T17:07:00Z" w16du:dateUtc="2025-04-01T15:07:00Z"/>
          <w:rFonts w:ascii="Calibri Light" w:hAnsi="Calibri Light" w:cs="Calibri Light"/>
        </w:rPr>
      </w:pPr>
      <w:r w:rsidRPr="00836273">
        <w:rPr>
          <w:rFonts w:ascii="Calibri Light" w:hAnsi="Calibri Light" w:cs="Calibri Light"/>
        </w:rPr>
        <w:t xml:space="preserve">Vérifier </w:t>
      </w:r>
      <w:r>
        <w:rPr>
          <w:rFonts w:ascii="Calibri Light" w:hAnsi="Calibri Light" w:cs="Calibri Light"/>
        </w:rPr>
        <w:t xml:space="preserve">que sur le </w:t>
      </w:r>
      <w:proofErr w:type="spellStart"/>
      <w:r>
        <w:rPr>
          <w:rFonts w:ascii="Calibri Light" w:hAnsi="Calibri Light" w:cs="Calibri Light"/>
        </w:rPr>
        <w:t>businessGroup</w:t>
      </w:r>
      <w:proofErr w:type="spellEnd"/>
      <w:r>
        <w:rPr>
          <w:rFonts w:ascii="Calibri Light" w:hAnsi="Calibri Light" w:cs="Calibri Light"/>
        </w:rPr>
        <w:t xml:space="preserve"> concerné par l’API, il y a des </w:t>
      </w:r>
      <w:proofErr w:type="spellStart"/>
      <w:r w:rsidRPr="00836273">
        <w:rPr>
          <w:rFonts w:ascii="Calibri Light" w:hAnsi="Calibri Light" w:cs="Calibri Light"/>
        </w:rPr>
        <w:t>vCore</w:t>
      </w:r>
      <w:proofErr w:type="spellEnd"/>
      <w:r>
        <w:rPr>
          <w:rFonts w:ascii="Calibri Light" w:hAnsi="Calibri Light" w:cs="Calibri Light"/>
        </w:rPr>
        <w:t xml:space="preserve"> disponibles</w:t>
      </w:r>
      <w:ins w:id="91" w:author="HUMEAU, Xavier" w:date="2025-04-01T17:07:00Z" w16du:dateUtc="2025-04-01T15:07:00Z">
        <w:r>
          <w:rPr>
            <w:rFonts w:ascii="Calibri Light" w:hAnsi="Calibri Light" w:cs="Calibri Light"/>
          </w:rPr>
          <w:t>. Les allouer sinon</w:t>
        </w:r>
      </w:ins>
      <w:ins w:id="92" w:author="HUMEAU, Xavier" w:date="2025-04-01T17:17:00Z" w16du:dateUtc="2025-04-01T15:17:00Z">
        <w:r>
          <w:rPr>
            <w:rFonts w:ascii="Calibri Light" w:hAnsi="Calibri Light" w:cs="Calibri Light"/>
          </w:rPr>
          <w:t>.</w:t>
        </w:r>
      </w:ins>
    </w:p>
    <w:p w14:paraId="1A70AB90" w14:textId="77777777" w:rsidR="00B42315" w:rsidRPr="00836273" w:rsidRDefault="00B42315" w:rsidP="00B42315">
      <w:pPr>
        <w:pStyle w:val="Paragraphedeliste"/>
        <w:numPr>
          <w:ilvl w:val="0"/>
          <w:numId w:val="41"/>
        </w:numPr>
        <w:spacing w:after="0" w:line="274" w:lineRule="auto"/>
        <w:rPr>
          <w:rFonts w:ascii="Calibri Light" w:hAnsi="Calibri Light" w:cs="Calibri Light"/>
        </w:rPr>
      </w:pPr>
      <w:ins w:id="93" w:author="HUMEAU, Xavier" w:date="2025-04-01T17:07:00Z" w16du:dateUtc="2025-04-01T15:07:00Z">
        <w:r>
          <w:rPr>
            <w:rFonts w:ascii="Calibri Light" w:hAnsi="Calibri Light" w:cs="Calibri Light"/>
          </w:rPr>
          <w:t xml:space="preserve">Sauvegarder le jar et les </w:t>
        </w:r>
      </w:ins>
      <w:proofErr w:type="spellStart"/>
      <w:ins w:id="94" w:author="HUMEAU, Xavier" w:date="2025-04-01T17:08:00Z" w16du:dateUtc="2025-04-01T15:08:00Z">
        <w:r>
          <w:rPr>
            <w:rFonts w:ascii="Calibri Light" w:hAnsi="Calibri Light" w:cs="Calibri Light"/>
          </w:rPr>
          <w:t>properties</w:t>
        </w:r>
      </w:ins>
      <w:proofErr w:type="spellEnd"/>
    </w:p>
    <w:p w14:paraId="6F727998" w14:textId="77777777" w:rsidR="00B42315" w:rsidRDefault="00B42315" w:rsidP="00B42315">
      <w:pPr>
        <w:pStyle w:val="Paragraphedeliste"/>
        <w:numPr>
          <w:ilvl w:val="0"/>
          <w:numId w:val="41"/>
        </w:numPr>
        <w:spacing w:after="0" w:line="240" w:lineRule="auto"/>
        <w:rPr>
          <w:rFonts w:ascii="Calibri Light" w:hAnsi="Calibri Light" w:cs="Calibri Light"/>
        </w:rPr>
      </w:pPr>
      <w:r>
        <w:rPr>
          <w:rFonts w:ascii="Calibri Light" w:hAnsi="Calibri Light" w:cs="Calibri Light"/>
        </w:rPr>
        <w:t>Créer les queues de l’application à déployer</w:t>
      </w:r>
    </w:p>
    <w:p w14:paraId="15AFA499" w14:textId="77777777" w:rsidR="00B42315" w:rsidRDefault="00B42315" w:rsidP="00B42315">
      <w:pPr>
        <w:pStyle w:val="Paragraphedeliste"/>
        <w:numPr>
          <w:ilvl w:val="0"/>
          <w:numId w:val="41"/>
        </w:numPr>
        <w:spacing w:after="0" w:line="240" w:lineRule="auto"/>
        <w:rPr>
          <w:rFonts w:ascii="Calibri Light" w:hAnsi="Calibri Light" w:cs="Calibri Light"/>
        </w:rPr>
      </w:pPr>
      <w:r>
        <w:rPr>
          <w:rFonts w:ascii="Calibri Light" w:hAnsi="Calibri Light" w:cs="Calibri Light"/>
        </w:rPr>
        <w:t xml:space="preserve">Injecter les secrets </w:t>
      </w:r>
      <w:proofErr w:type="spellStart"/>
      <w:r>
        <w:rPr>
          <w:rFonts w:ascii="Calibri Light" w:hAnsi="Calibri Light" w:cs="Calibri Light"/>
        </w:rPr>
        <w:t>Github</w:t>
      </w:r>
      <w:proofErr w:type="spellEnd"/>
    </w:p>
    <w:p w14:paraId="0E4A361C" w14:textId="77777777" w:rsidR="00B42315" w:rsidRDefault="00B42315" w:rsidP="00B42315">
      <w:pPr>
        <w:pStyle w:val="Paragraphedeliste"/>
        <w:numPr>
          <w:ilvl w:val="0"/>
          <w:numId w:val="41"/>
        </w:numPr>
        <w:spacing w:after="0" w:line="240" w:lineRule="auto"/>
        <w:rPr>
          <w:rFonts w:ascii="Calibri Light" w:hAnsi="Calibri Light" w:cs="Calibri Light"/>
        </w:rPr>
      </w:pPr>
      <w:r>
        <w:rPr>
          <w:rFonts w:ascii="Calibri Light" w:hAnsi="Calibri Light" w:cs="Calibri Light"/>
        </w:rPr>
        <w:t xml:space="preserve">Dans le cas d’une multi-version, s’assurer que le numéro de version est bien positionné dans la clé </w:t>
      </w:r>
      <w:proofErr w:type="spellStart"/>
      <w:r>
        <w:rPr>
          <w:rFonts w:ascii="Calibri Light" w:hAnsi="Calibri Light" w:cs="Calibri Light"/>
        </w:rPr>
        <w:t>publicUrl</w:t>
      </w:r>
      <w:proofErr w:type="spellEnd"/>
      <w:r>
        <w:rPr>
          <w:rFonts w:ascii="Calibri Light" w:hAnsi="Calibri Light" w:cs="Calibri Light"/>
        </w:rPr>
        <w:t xml:space="preserve"> du pom.xml et dans la variable </w:t>
      </w:r>
      <w:proofErr w:type="spellStart"/>
      <w:r>
        <w:rPr>
          <w:rFonts w:ascii="Calibri Light" w:hAnsi="Calibri Light" w:cs="Calibri Light"/>
        </w:rPr>
        <w:t>Github</w:t>
      </w:r>
      <w:proofErr w:type="spellEnd"/>
      <w:r>
        <w:rPr>
          <w:rFonts w:ascii="Calibri Light" w:hAnsi="Calibri Light" w:cs="Calibri Light"/>
        </w:rPr>
        <w:t xml:space="preserve"> API_NAME</w:t>
      </w:r>
    </w:p>
    <w:p w14:paraId="500A904F" w14:textId="77777777" w:rsidR="00B42315" w:rsidRPr="00E03512" w:rsidRDefault="00B42315" w:rsidP="00B42315">
      <w:pPr>
        <w:pStyle w:val="Paragraphedeliste"/>
        <w:numPr>
          <w:ilvl w:val="0"/>
          <w:numId w:val="41"/>
        </w:numPr>
        <w:spacing w:after="0" w:line="240" w:lineRule="auto"/>
        <w:rPr>
          <w:rFonts w:ascii="Calibri Light" w:hAnsi="Calibri Light" w:cs="Calibri Light"/>
        </w:rPr>
      </w:pPr>
      <w:r>
        <w:rPr>
          <w:rFonts w:ascii="Calibri Light" w:hAnsi="Calibri Light" w:cs="Calibri Light"/>
        </w:rPr>
        <w:t>Vérifier que le niveau des traces dans log4j2.xml est au niveau désiré</w:t>
      </w:r>
    </w:p>
    <w:p w14:paraId="404F131F" w14:textId="77777777" w:rsidR="00B42315" w:rsidRDefault="00B42315" w:rsidP="00B42315">
      <w:pPr>
        <w:pStyle w:val="Paragraphedeliste"/>
        <w:numPr>
          <w:ilvl w:val="0"/>
          <w:numId w:val="41"/>
        </w:numPr>
        <w:spacing w:after="0" w:line="240" w:lineRule="auto"/>
        <w:rPr>
          <w:rFonts w:ascii="Calibri Light" w:hAnsi="Calibri Light" w:cs="Calibri Light"/>
        </w:rPr>
      </w:pPr>
      <w:r>
        <w:rPr>
          <w:rFonts w:ascii="Calibri Light" w:hAnsi="Calibri Light" w:cs="Calibri Light"/>
        </w:rPr>
        <w:t>Vider les queues d’erreur si nécessaire (Voir avec les équipes de réalisation)</w:t>
      </w:r>
    </w:p>
    <w:p w14:paraId="349D5FBC" w14:textId="77777777" w:rsidR="00B42315" w:rsidRDefault="00B42315" w:rsidP="00B42315">
      <w:pPr>
        <w:pStyle w:val="Paragraphedeliste"/>
        <w:numPr>
          <w:ilvl w:val="0"/>
          <w:numId w:val="41"/>
        </w:numPr>
        <w:spacing w:after="0" w:line="240" w:lineRule="auto"/>
        <w:rPr>
          <w:rFonts w:ascii="Calibri Light" w:hAnsi="Calibri Light" w:cs="Calibri Light"/>
        </w:rPr>
      </w:pPr>
      <w:r>
        <w:rPr>
          <w:rFonts w:ascii="Calibri Light" w:hAnsi="Calibri Light" w:cs="Calibri Light"/>
        </w:rPr>
        <w:t xml:space="preserve">Accepter la Pull </w:t>
      </w:r>
      <w:proofErr w:type="spellStart"/>
      <w:r>
        <w:rPr>
          <w:rFonts w:ascii="Calibri Light" w:hAnsi="Calibri Light" w:cs="Calibri Light"/>
        </w:rPr>
        <w:t>Request</w:t>
      </w:r>
      <w:proofErr w:type="spellEnd"/>
      <w:r>
        <w:rPr>
          <w:rFonts w:ascii="Calibri Light" w:hAnsi="Calibri Light" w:cs="Calibri Light"/>
        </w:rPr>
        <w:t xml:space="preserve"> devant venir de la </w:t>
      </w:r>
      <w:proofErr w:type="spellStart"/>
      <w:r>
        <w:rPr>
          <w:rFonts w:ascii="Calibri Light" w:hAnsi="Calibri Light" w:cs="Calibri Light"/>
        </w:rPr>
        <w:t>preproduction</w:t>
      </w:r>
      <w:proofErr w:type="spellEnd"/>
      <w:r>
        <w:rPr>
          <w:rFonts w:ascii="Calibri Light" w:hAnsi="Calibri Light" w:cs="Calibri Light"/>
        </w:rPr>
        <w:t xml:space="preserve"> pour Master</w:t>
      </w:r>
    </w:p>
    <w:p w14:paraId="146E701D" w14:textId="77777777" w:rsidR="00B42315" w:rsidRPr="0069643B" w:rsidRDefault="00B42315" w:rsidP="00B42315">
      <w:pPr>
        <w:pStyle w:val="Paragraphedeliste"/>
        <w:numPr>
          <w:ilvl w:val="0"/>
          <w:numId w:val="41"/>
        </w:numPr>
        <w:spacing w:after="0" w:line="240" w:lineRule="auto"/>
        <w:rPr>
          <w:rFonts w:ascii="Calibri Light" w:hAnsi="Calibri Light" w:cs="Calibri Light"/>
        </w:rPr>
      </w:pPr>
      <w:r>
        <w:rPr>
          <w:rFonts w:ascii="Calibri Light" w:hAnsi="Calibri Light" w:cs="Calibri Light"/>
        </w:rPr>
        <w:t xml:space="preserve">Cacher les </w:t>
      </w:r>
      <w:proofErr w:type="spellStart"/>
      <w:r>
        <w:rPr>
          <w:rFonts w:ascii="Calibri Light" w:hAnsi="Calibri Light" w:cs="Calibri Light"/>
        </w:rPr>
        <w:t>properties</w:t>
      </w:r>
      <w:proofErr w:type="spellEnd"/>
      <w:r>
        <w:rPr>
          <w:rFonts w:ascii="Calibri Light" w:hAnsi="Calibri Light" w:cs="Calibri Light"/>
        </w:rPr>
        <w:t xml:space="preserve"> dans le Runtime Manager</w:t>
      </w:r>
    </w:p>
    <w:p w14:paraId="6BCFC094" w14:textId="77777777" w:rsidR="00B42315" w:rsidRPr="00220AC9" w:rsidRDefault="00B42315" w:rsidP="00B42315">
      <w:pPr>
        <w:jc w:val="both"/>
        <w:rPr>
          <w:rFonts w:ascii="Calibri Light" w:hAnsi="Calibri Light" w:cs="Calibri Light"/>
        </w:rPr>
      </w:pPr>
    </w:p>
    <w:p w14:paraId="1C1BE8E0" w14:textId="77777777" w:rsidR="00B42315" w:rsidRPr="00220AC9" w:rsidRDefault="00B42315" w:rsidP="00B42315">
      <w:pPr>
        <w:jc w:val="both"/>
        <w:rPr>
          <w:rFonts w:ascii="Calibri Light" w:hAnsi="Calibri Light" w:cs="Calibri Light"/>
        </w:rPr>
      </w:pPr>
      <w:r w:rsidRPr="00220AC9">
        <w:rPr>
          <w:rFonts w:ascii="Calibri Light" w:hAnsi="Calibri Light" w:cs="Calibri Light"/>
        </w:rPr>
        <w:t>ATTENTION, aucun déploiement en production sera fait la veille des week-end et jours fériés</w:t>
      </w:r>
      <w:r>
        <w:rPr>
          <w:rFonts w:ascii="Calibri Light" w:hAnsi="Calibri Light" w:cs="Calibri Light"/>
        </w:rPr>
        <w:t>.</w:t>
      </w:r>
    </w:p>
    <w:p w14:paraId="75C19DA2" w14:textId="77777777" w:rsidR="00B42315" w:rsidRDefault="00B42315" w:rsidP="00B42315">
      <w:pPr>
        <w:spacing w:line="240" w:lineRule="auto"/>
        <w:rPr>
          <w:rStyle w:val="Lienhypertexte"/>
          <w:rFonts w:asciiTheme="majorHAnsi" w:hAnsiTheme="majorHAnsi" w:cstheme="majorBidi"/>
          <w:color w:val="FF0000"/>
          <w:highlight w:val="yellow"/>
        </w:rPr>
      </w:pPr>
    </w:p>
    <w:p w14:paraId="1FC93BE7" w14:textId="77777777" w:rsidR="00B42315" w:rsidRDefault="00B42315" w:rsidP="00B42315">
      <w:pPr>
        <w:spacing w:line="240" w:lineRule="auto"/>
        <w:rPr>
          <w:rStyle w:val="Lienhypertexte"/>
          <w:rFonts w:asciiTheme="majorHAnsi" w:hAnsiTheme="majorHAnsi" w:cstheme="majorBidi"/>
          <w:color w:val="FF0000"/>
          <w:highlight w:val="yellow"/>
        </w:rPr>
      </w:pPr>
    </w:p>
    <w:p w14:paraId="1E0E7F2A" w14:textId="77777777" w:rsidR="00D4281C" w:rsidRPr="00B42315" w:rsidRDefault="00D4281C" w:rsidP="00B42315"/>
    <w:sectPr w:rsidR="00D4281C" w:rsidRPr="00B42315" w:rsidSect="0040711F">
      <w:headerReference w:type="default" r:id="rId41"/>
      <w:footerReference w:type="default" r:id="rId42"/>
      <w:footerReference w:type="first" r:id="rId43"/>
      <w:pgSz w:w="11906" w:h="16838" w:code="9"/>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01096" w14:textId="77777777" w:rsidR="001B7781" w:rsidRDefault="001B7781">
      <w:r>
        <w:separator/>
      </w:r>
    </w:p>
  </w:endnote>
  <w:endnote w:type="continuationSeparator" w:id="0">
    <w:p w14:paraId="41938358" w14:textId="77777777" w:rsidR="001B7781" w:rsidRDefault="001B77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Gisha">
    <w:charset w:val="B1"/>
    <w:family w:val="swiss"/>
    <w:pitch w:val="variable"/>
    <w:sig w:usb0="80000807" w:usb1="40000042" w:usb2="00000000" w:usb3="00000000" w:csb0="00000021" w:csb1="00000000"/>
  </w:font>
  <w:font w:name="Rockwell Condensed">
    <w:panose1 w:val="02060603050405020104"/>
    <w:charset w:val="00"/>
    <w:family w:val="roman"/>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16C35" w14:textId="77777777" w:rsidR="00B42315" w:rsidRDefault="00B42315">
    <w:pPr>
      <w:pStyle w:val="Pieddepage"/>
    </w:pPr>
    <w:r>
      <w:rPr>
        <w:noProof/>
      </w:rPr>
      <w:drawing>
        <wp:anchor distT="0" distB="0" distL="114300" distR="114300" simplePos="0" relativeHeight="251659264" behindDoc="1" locked="0" layoutInCell="1" allowOverlap="1" wp14:anchorId="4B424422" wp14:editId="483CAF2F">
          <wp:simplePos x="0" y="0"/>
          <wp:positionH relativeFrom="page">
            <wp:posOffset>2961005</wp:posOffset>
          </wp:positionH>
          <wp:positionV relativeFrom="page">
            <wp:posOffset>9411335</wp:posOffset>
          </wp:positionV>
          <wp:extent cx="1638300" cy="838835"/>
          <wp:effectExtent l="0" t="0" r="0" b="0"/>
          <wp:wrapNone/>
          <wp:docPr id="1350945568" name="Graphique 1350945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que 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638300" cy="838835"/>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ook w:val="01E0" w:firstRow="1" w:lastRow="1" w:firstColumn="1" w:lastColumn="1" w:noHBand="0" w:noVBand="0"/>
    </w:tblPr>
    <w:tblGrid>
      <w:gridCol w:w="8097"/>
      <w:gridCol w:w="2107"/>
    </w:tblGrid>
    <w:tr w:rsidR="003C615D" w14:paraId="056EEDF7" w14:textId="77777777" w:rsidTr="000F30E2">
      <w:tc>
        <w:tcPr>
          <w:tcW w:w="8208" w:type="dxa"/>
        </w:tcPr>
        <w:p w14:paraId="61EC5E8C" w14:textId="6F1EA3B4" w:rsidR="00AD76FB" w:rsidRPr="000B3C0B" w:rsidRDefault="00AD76FB" w:rsidP="009D6770">
          <w:pPr>
            <w:pStyle w:val="Pieddepage"/>
            <w:rPr>
              <w:lang w:val="pl-PL"/>
            </w:rPr>
          </w:pPr>
          <w:r>
            <w:fldChar w:fldCharType="begin"/>
          </w:r>
          <w:r w:rsidRPr="000B3C0B">
            <w:rPr>
              <w:lang w:val="pl-PL"/>
            </w:rPr>
            <w:instrText xml:space="preserve"> FILENAME </w:instrText>
          </w:r>
          <w:r>
            <w:fldChar w:fldCharType="separate"/>
          </w:r>
          <w:r>
            <w:rPr>
              <w:noProof/>
              <w:lang w:val="pl-PL"/>
            </w:rPr>
            <w:t>MOP_MuleSoft_V1.0.docx</w:t>
          </w:r>
          <w:r>
            <w:fldChar w:fldCharType="end"/>
          </w:r>
        </w:p>
      </w:tc>
      <w:tc>
        <w:tcPr>
          <w:tcW w:w="2136" w:type="dxa"/>
        </w:tcPr>
        <w:p w14:paraId="43F4124D" w14:textId="77777777" w:rsidR="00AD76FB" w:rsidRDefault="00AD76FB" w:rsidP="000F30E2">
          <w:pPr>
            <w:pStyle w:val="Pieddepage"/>
            <w:jc w:val="right"/>
          </w:pPr>
          <w:r>
            <w:t xml:space="preserve">Page </w:t>
          </w:r>
          <w:r>
            <w:fldChar w:fldCharType="begin"/>
          </w:r>
          <w:r>
            <w:instrText xml:space="preserve"> PAGE </w:instrText>
          </w:r>
          <w:r>
            <w:fldChar w:fldCharType="separate"/>
          </w:r>
          <w:r>
            <w:rPr>
              <w:noProof/>
            </w:rPr>
            <w:t>62</w:t>
          </w:r>
          <w:r>
            <w:fldChar w:fldCharType="end"/>
          </w:r>
          <w:r>
            <w:t xml:space="preserve"> / </w:t>
          </w:r>
          <w:r>
            <w:rPr>
              <w:noProof/>
            </w:rPr>
            <w:fldChar w:fldCharType="begin"/>
          </w:r>
          <w:r>
            <w:rPr>
              <w:noProof/>
            </w:rPr>
            <w:instrText xml:space="preserve"> NUMPAGES </w:instrText>
          </w:r>
          <w:r>
            <w:rPr>
              <w:noProof/>
            </w:rPr>
            <w:fldChar w:fldCharType="separate"/>
          </w:r>
          <w:r>
            <w:rPr>
              <w:noProof/>
            </w:rPr>
            <w:t>70</w:t>
          </w:r>
          <w:r>
            <w:rPr>
              <w:noProof/>
            </w:rPr>
            <w:fldChar w:fldCharType="end"/>
          </w:r>
        </w:p>
      </w:tc>
    </w:tr>
  </w:tbl>
  <w:p w14:paraId="0BABD5FB" w14:textId="77777777" w:rsidR="00AD76FB" w:rsidRDefault="00AD76FB">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ook w:val="01E0" w:firstRow="1" w:lastRow="1" w:firstColumn="1" w:lastColumn="1" w:noHBand="0" w:noVBand="0"/>
    </w:tblPr>
    <w:tblGrid>
      <w:gridCol w:w="8099"/>
      <w:gridCol w:w="2105"/>
    </w:tblGrid>
    <w:tr w:rsidR="003C615D" w14:paraId="5FDF6461" w14:textId="77777777" w:rsidTr="000F30E2">
      <w:tc>
        <w:tcPr>
          <w:tcW w:w="8208" w:type="dxa"/>
        </w:tcPr>
        <w:p w14:paraId="642B0111" w14:textId="77777777" w:rsidR="00AD76FB" w:rsidRDefault="00AD76FB" w:rsidP="009D6770">
          <w:pPr>
            <w:pStyle w:val="Pieddepage"/>
          </w:pPr>
          <w:r>
            <w:t>Nom du document/Date/Emetteur/N° chrono</w:t>
          </w:r>
        </w:p>
      </w:tc>
      <w:tc>
        <w:tcPr>
          <w:tcW w:w="2136" w:type="dxa"/>
        </w:tcPr>
        <w:p w14:paraId="60D4D43F" w14:textId="77777777" w:rsidR="00AD76FB" w:rsidRDefault="00AD76FB" w:rsidP="000F30E2">
          <w:pPr>
            <w:pStyle w:val="Pieddepage"/>
            <w:jc w:val="right"/>
          </w:pPr>
          <w:r>
            <w:t xml:space="preserve">Page </w:t>
          </w:r>
          <w:r>
            <w:fldChar w:fldCharType="begin"/>
          </w:r>
          <w:r>
            <w:instrText xml:space="preserve"> PAGE </w:instrText>
          </w:r>
          <w:r>
            <w:fldChar w:fldCharType="separate"/>
          </w:r>
          <w:r>
            <w:rPr>
              <w:noProof/>
            </w:rPr>
            <w:t>1</w:t>
          </w:r>
          <w:r>
            <w:fldChar w:fldCharType="end"/>
          </w:r>
          <w:r>
            <w:t xml:space="preserve"> / </w:t>
          </w:r>
          <w:r>
            <w:rPr>
              <w:noProof/>
            </w:rPr>
            <w:fldChar w:fldCharType="begin"/>
          </w:r>
          <w:r>
            <w:rPr>
              <w:noProof/>
            </w:rPr>
            <w:instrText xml:space="preserve"> NUMPAGES </w:instrText>
          </w:r>
          <w:r>
            <w:rPr>
              <w:noProof/>
            </w:rPr>
            <w:fldChar w:fldCharType="separate"/>
          </w:r>
          <w:r>
            <w:rPr>
              <w:noProof/>
            </w:rPr>
            <w:t>2</w:t>
          </w:r>
          <w:r>
            <w:rPr>
              <w:noProof/>
            </w:rPr>
            <w:fldChar w:fldCharType="end"/>
          </w:r>
        </w:p>
      </w:tc>
    </w:tr>
  </w:tbl>
  <w:p w14:paraId="181AC1DF" w14:textId="77777777" w:rsidR="00AD76FB" w:rsidRDefault="00AD76F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6440E" w14:textId="77777777" w:rsidR="001B7781" w:rsidRDefault="001B7781">
      <w:r>
        <w:separator/>
      </w:r>
    </w:p>
  </w:footnote>
  <w:footnote w:type="continuationSeparator" w:id="0">
    <w:p w14:paraId="6FB1E648" w14:textId="77777777" w:rsidR="001B7781" w:rsidRDefault="001B77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08AD6" w14:textId="77777777" w:rsidR="00B42315" w:rsidRDefault="00B42315">
    <w:pPr>
      <w:pStyle w:val="En-tte"/>
    </w:pPr>
    <w:r>
      <w:rPr>
        <w:noProof/>
      </w:rPr>
      <mc:AlternateContent>
        <mc:Choice Requires="wps">
          <w:drawing>
            <wp:anchor distT="0" distB="0" distL="0" distR="0" simplePos="0" relativeHeight="251659264" behindDoc="0" locked="0" layoutInCell="1" allowOverlap="1" wp14:anchorId="635F2F9C" wp14:editId="55B27213">
              <wp:simplePos x="635" y="635"/>
              <wp:positionH relativeFrom="page">
                <wp:align>left</wp:align>
              </wp:positionH>
              <wp:positionV relativeFrom="page">
                <wp:align>top</wp:align>
              </wp:positionV>
              <wp:extent cx="1397000" cy="367665"/>
              <wp:effectExtent l="0" t="0" r="12700" b="13335"/>
              <wp:wrapNone/>
              <wp:docPr id="1602919429" name="Zone de texte 2" descr="PROTECT 1 - Everyon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97000" cy="367665"/>
                      </a:xfrm>
                      <a:prstGeom prst="rect">
                        <a:avLst/>
                      </a:prstGeom>
                      <a:noFill/>
                      <a:ln>
                        <a:noFill/>
                      </a:ln>
                    </wps:spPr>
                    <wps:txbx>
                      <w:txbxContent>
                        <w:p w14:paraId="0FCEA1D3" w14:textId="77777777" w:rsidR="00B42315" w:rsidRPr="007E6828" w:rsidRDefault="00B42315" w:rsidP="007E6828">
                          <w:pPr>
                            <w:rPr>
                              <w:rFonts w:ascii="Calibri" w:eastAsia="Calibri" w:hAnsi="Calibri" w:cs="Calibri"/>
                              <w:noProof/>
                              <w:color w:val="000000"/>
                              <w:sz w:val="20"/>
                              <w:szCs w:val="20"/>
                            </w:rPr>
                          </w:pPr>
                          <w:r w:rsidRPr="007E6828">
                            <w:rPr>
                              <w:rFonts w:ascii="Calibri" w:eastAsia="Calibri" w:hAnsi="Calibri" w:cs="Calibri"/>
                              <w:noProof/>
                              <w:color w:val="000000"/>
                              <w:sz w:val="20"/>
                              <w:szCs w:val="20"/>
                            </w:rPr>
                            <w:t>PROTECT 1 - Everyone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35F2F9C" id="_x0000_t202" coordsize="21600,21600" o:spt="202" path="m,l,21600r21600,l21600,xe">
              <v:stroke joinstyle="miter"/>
              <v:path gradientshapeok="t" o:connecttype="rect"/>
            </v:shapetype>
            <v:shape id="Zone de texte 2" o:spid="_x0000_s1026" type="#_x0000_t202" alt="PROTECT 1 - Everyone" style="position:absolute;margin-left:0;margin-top:0;width:110pt;height:28.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" filled="f" stroked="f">
              <v:textbox style="mso-fit-shape-to-text:t" inset="20pt,15pt,0,0">
                <w:txbxContent>
                  <w:p w14:paraId="0FCEA1D3" w14:textId="77777777" w:rsidR="00B42315" w:rsidRPr="007E6828" w:rsidRDefault="00B42315" w:rsidP="007E6828">
                    <w:pPr>
                      <w:rPr>
                        <w:rFonts w:ascii="Calibri" w:eastAsia="Calibri" w:hAnsi="Calibri" w:cs="Calibri"/>
                        <w:noProof/>
                        <w:color w:val="000000"/>
                        <w:sz w:val="20"/>
                        <w:szCs w:val="20"/>
                      </w:rPr>
                    </w:pPr>
                    <w:r w:rsidRPr="007E6828">
                      <w:rPr>
                        <w:rFonts w:ascii="Calibri" w:eastAsia="Calibri" w:hAnsi="Calibri" w:cs="Calibri"/>
                        <w:noProof/>
                        <w:color w:val="000000"/>
                        <w:sz w:val="20"/>
                        <w:szCs w:val="20"/>
                      </w:rPr>
                      <w:t>PROTECT 1 - Everyone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8FA1C" w14:textId="77777777" w:rsidR="00B42315" w:rsidRDefault="00B42315">
    <w:pPr>
      <w:pStyle w:val="En-tte"/>
    </w:pPr>
    <w:r>
      <w:rPr>
        <w:noProof/>
      </w:rPr>
      <mc:AlternateContent>
        <mc:Choice Requires="wps">
          <w:drawing>
            <wp:anchor distT="0" distB="0" distL="0" distR="0" simplePos="0" relativeHeight="251659264" behindDoc="0" locked="0" layoutInCell="1" allowOverlap="1" wp14:anchorId="195375A1" wp14:editId="31D4556A">
              <wp:simplePos x="635" y="635"/>
              <wp:positionH relativeFrom="page">
                <wp:align>left</wp:align>
              </wp:positionH>
              <wp:positionV relativeFrom="page">
                <wp:align>top</wp:align>
              </wp:positionV>
              <wp:extent cx="1397000" cy="367665"/>
              <wp:effectExtent l="0" t="0" r="12700" b="13335"/>
              <wp:wrapNone/>
              <wp:docPr id="1006018704" name="Zone de texte 3" descr="PROTECT 1 - Everyon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97000" cy="367665"/>
                      </a:xfrm>
                      <a:prstGeom prst="rect">
                        <a:avLst/>
                      </a:prstGeom>
                      <a:noFill/>
                      <a:ln>
                        <a:noFill/>
                      </a:ln>
                    </wps:spPr>
                    <wps:txbx>
                      <w:txbxContent>
                        <w:p w14:paraId="39CF2D27" w14:textId="77777777" w:rsidR="00B42315" w:rsidRPr="007E6828" w:rsidRDefault="00B42315" w:rsidP="007E6828">
                          <w:pPr>
                            <w:rPr>
                              <w:rFonts w:ascii="Calibri" w:eastAsia="Calibri" w:hAnsi="Calibri" w:cs="Calibri"/>
                              <w:noProof/>
                              <w:color w:val="000000"/>
                              <w:sz w:val="20"/>
                              <w:szCs w:val="20"/>
                            </w:rPr>
                          </w:pPr>
                          <w:r w:rsidRPr="007E6828">
                            <w:rPr>
                              <w:rFonts w:ascii="Calibri" w:eastAsia="Calibri" w:hAnsi="Calibri" w:cs="Calibri"/>
                              <w:noProof/>
                              <w:color w:val="000000"/>
                              <w:sz w:val="20"/>
                              <w:szCs w:val="20"/>
                            </w:rPr>
                            <w:t>PROTECT 1 - Everyone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95375A1" id="_x0000_t202" coordsize="21600,21600" o:spt="202" path="m,l,21600r21600,l21600,xe">
              <v:stroke joinstyle="miter"/>
              <v:path gradientshapeok="t" o:connecttype="rect"/>
            </v:shapetype>
            <v:shape id="Zone de texte 3" o:spid="_x0000_s1027" type="#_x0000_t202" alt="PROTECT 1 - Everyone" style="position:absolute;margin-left:0;margin-top:0;width:110pt;height:28.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" filled="f" stroked="f">
              <v:textbox style="mso-fit-shape-to-text:t" inset="20pt,15pt,0,0">
                <w:txbxContent>
                  <w:p w14:paraId="39CF2D27" w14:textId="77777777" w:rsidR="00B42315" w:rsidRPr="007E6828" w:rsidRDefault="00B42315" w:rsidP="007E6828">
                    <w:pPr>
                      <w:rPr>
                        <w:rFonts w:ascii="Calibri" w:eastAsia="Calibri" w:hAnsi="Calibri" w:cs="Calibri"/>
                        <w:noProof/>
                        <w:color w:val="000000"/>
                        <w:sz w:val="20"/>
                        <w:szCs w:val="20"/>
                      </w:rPr>
                    </w:pPr>
                    <w:r w:rsidRPr="007E6828">
                      <w:rPr>
                        <w:rFonts w:ascii="Calibri" w:eastAsia="Calibri" w:hAnsi="Calibri" w:cs="Calibri"/>
                        <w:noProof/>
                        <w:color w:val="000000"/>
                        <w:sz w:val="20"/>
                        <w:szCs w:val="20"/>
                      </w:rPr>
                      <w:t>PROTECT 1 - Everyone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2BDA4" w14:textId="77777777" w:rsidR="00B42315" w:rsidRDefault="00B42315">
    <w:pPr>
      <w:pStyle w:val="En-tte"/>
    </w:pPr>
    <w:r>
      <w:rPr>
        <w:noProof/>
      </w:rPr>
      <mc:AlternateContent>
        <mc:Choice Requires="wps">
          <w:drawing>
            <wp:anchor distT="0" distB="0" distL="0" distR="0" simplePos="0" relativeHeight="251659264" behindDoc="0" locked="0" layoutInCell="1" allowOverlap="1" wp14:anchorId="169B931D" wp14:editId="6967854B">
              <wp:simplePos x="635" y="635"/>
              <wp:positionH relativeFrom="page">
                <wp:align>left</wp:align>
              </wp:positionH>
              <wp:positionV relativeFrom="page">
                <wp:align>top</wp:align>
              </wp:positionV>
              <wp:extent cx="1397000" cy="367665"/>
              <wp:effectExtent l="0" t="0" r="12700" b="13335"/>
              <wp:wrapNone/>
              <wp:docPr id="1127536064" name="Zone de texte 1" descr="PROTECT 1 - Everyon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97000" cy="367665"/>
                      </a:xfrm>
                      <a:prstGeom prst="rect">
                        <a:avLst/>
                      </a:prstGeom>
                      <a:noFill/>
                      <a:ln>
                        <a:noFill/>
                      </a:ln>
                    </wps:spPr>
                    <wps:txbx>
                      <w:txbxContent>
                        <w:p w14:paraId="39DD98A1" w14:textId="77777777" w:rsidR="00B42315" w:rsidRPr="007E6828" w:rsidRDefault="00B42315" w:rsidP="007E6828">
                          <w:pPr>
                            <w:rPr>
                              <w:rFonts w:ascii="Calibri" w:eastAsia="Calibri" w:hAnsi="Calibri" w:cs="Calibri"/>
                              <w:noProof/>
                              <w:color w:val="000000"/>
                              <w:sz w:val="20"/>
                              <w:szCs w:val="20"/>
                            </w:rPr>
                          </w:pPr>
                          <w:r w:rsidRPr="007E6828">
                            <w:rPr>
                              <w:rFonts w:ascii="Calibri" w:eastAsia="Calibri" w:hAnsi="Calibri" w:cs="Calibri"/>
                              <w:noProof/>
                              <w:color w:val="000000"/>
                              <w:sz w:val="20"/>
                              <w:szCs w:val="20"/>
                            </w:rPr>
                            <w:t>PROTECT 1 - Everyone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69B931D" id="_x0000_t202" coordsize="21600,21600" o:spt="202" path="m,l,21600r21600,l21600,xe">
              <v:stroke joinstyle="miter"/>
              <v:path gradientshapeok="t" o:connecttype="rect"/>
            </v:shapetype>
            <v:shape id="Zone de texte 1" o:spid="_x0000_s1028" type="#_x0000_t202" alt="PROTECT 1 - Everyone" style="position:absolute;margin-left:0;margin-top:0;width:110pt;height:28.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" filled="f" stroked="f">
              <v:textbox style="mso-fit-shape-to-text:t" inset="20pt,15pt,0,0">
                <w:txbxContent>
                  <w:p w14:paraId="39DD98A1" w14:textId="77777777" w:rsidR="00B42315" w:rsidRPr="007E6828" w:rsidRDefault="00B42315" w:rsidP="007E6828">
                    <w:pPr>
                      <w:rPr>
                        <w:rFonts w:ascii="Calibri" w:eastAsia="Calibri" w:hAnsi="Calibri" w:cs="Calibri"/>
                        <w:noProof/>
                        <w:color w:val="000000"/>
                        <w:sz w:val="20"/>
                        <w:szCs w:val="20"/>
                      </w:rPr>
                    </w:pPr>
                    <w:r w:rsidRPr="007E6828">
                      <w:rPr>
                        <w:rFonts w:ascii="Calibri" w:eastAsia="Calibri" w:hAnsi="Calibri" w:cs="Calibri"/>
                        <w:noProof/>
                        <w:color w:val="000000"/>
                        <w:sz w:val="20"/>
                        <w:szCs w:val="20"/>
                      </w:rPr>
                      <w:t>PROTECT 1 - Everyone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622"/>
      <w:gridCol w:w="5812"/>
      <w:gridCol w:w="1911"/>
    </w:tblGrid>
    <w:tr w:rsidR="003C615D" w14:paraId="0524E0A2" w14:textId="77777777" w:rsidTr="7F234F88">
      <w:trPr>
        <w:trHeight w:val="838"/>
      </w:trPr>
      <w:tc>
        <w:tcPr>
          <w:tcW w:w="2622" w:type="dxa"/>
          <w:vAlign w:val="center"/>
        </w:tcPr>
        <w:p w14:paraId="3085AC87" w14:textId="77777777" w:rsidR="00AD76FB" w:rsidRDefault="00AD76FB" w:rsidP="002749A1">
          <w:pPr>
            <w:jc w:val="center"/>
          </w:pPr>
          <w:r>
            <w:rPr>
              <w:noProof/>
            </w:rPr>
            <w:drawing>
              <wp:inline distT="0" distB="0" distL="0" distR="0" wp14:anchorId="7F7F9FD4" wp14:editId="5E238C30">
                <wp:extent cx="962025" cy="495300"/>
                <wp:effectExtent l="0" t="0" r="9525" b="0"/>
                <wp:docPr id="1935043399" name="Image 2" descr="BYConstructionpan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1">
                          <a:extLst>
                            <a:ext uri="{28A0092B-C50C-407E-A947-70E740481C1C}">
                              <a14:useLocalDpi xmlns:a14="http://schemas.microsoft.com/office/drawing/2010/main" val="0"/>
                            </a:ext>
                          </a:extLst>
                        </a:blip>
                        <a:stretch>
                          <a:fillRect/>
                        </a:stretch>
                      </pic:blipFill>
                      <pic:spPr>
                        <a:xfrm>
                          <a:off x="0" y="0"/>
                          <a:ext cx="962025" cy="495300"/>
                        </a:xfrm>
                        <a:prstGeom prst="rect">
                          <a:avLst/>
                        </a:prstGeom>
                      </pic:spPr>
                    </pic:pic>
                  </a:graphicData>
                </a:graphic>
              </wp:inline>
            </w:drawing>
          </w:r>
        </w:p>
      </w:tc>
      <w:tc>
        <w:tcPr>
          <w:tcW w:w="5812" w:type="dxa"/>
          <w:vAlign w:val="center"/>
        </w:tcPr>
        <w:p w14:paraId="13388CC4" w14:textId="25850959" w:rsidR="00AD76FB" w:rsidRDefault="003571F7" w:rsidP="000544D3">
          <w:pPr>
            <w:spacing w:line="288" w:lineRule="auto"/>
            <w:jc w:val="center"/>
            <w:rPr>
              <w:b/>
              <w:sz w:val="28"/>
            </w:rPr>
          </w:pPr>
          <w:r>
            <w:rPr>
              <w:b/>
              <w:sz w:val="28"/>
            </w:rPr>
            <w:t>I</w:t>
          </w:r>
          <w:r w:rsidR="000544D3">
            <w:rPr>
              <w:b/>
              <w:sz w:val="28"/>
            </w:rPr>
            <w:t xml:space="preserve">mplémentation d’une API </w:t>
          </w:r>
          <w:proofErr w:type="spellStart"/>
          <w:r w:rsidR="000544D3">
            <w:rPr>
              <w:b/>
              <w:sz w:val="28"/>
            </w:rPr>
            <w:t>Mulesoft</w:t>
          </w:r>
          <w:proofErr w:type="spellEnd"/>
          <w:r w:rsidR="00AD76FB">
            <w:rPr>
              <w:b/>
              <w:sz w:val="28"/>
            </w:rPr>
            <w:fldChar w:fldCharType="begin"/>
          </w:r>
          <w:r w:rsidR="00AD76FB">
            <w:rPr>
              <w:b/>
              <w:sz w:val="28"/>
            </w:rPr>
            <w:instrText xml:space="preserve"> DOCPROPERTY  Title  \* MERGEFORMAT </w:instrText>
          </w:r>
          <w:r w:rsidR="00AD76FB">
            <w:rPr>
              <w:b/>
              <w:sz w:val="28"/>
            </w:rPr>
            <w:fldChar w:fldCharType="end"/>
          </w:r>
          <w:r w:rsidR="00AD76FB">
            <w:rPr>
              <w:b/>
              <w:sz w:val="28"/>
            </w:rPr>
            <w:fldChar w:fldCharType="begin"/>
          </w:r>
          <w:r w:rsidR="00AD76FB">
            <w:rPr>
              <w:b/>
              <w:sz w:val="28"/>
            </w:rPr>
            <w:instrText xml:space="preserve"> DOCPROPERTY  Subject  \* MERGEFORMAT </w:instrText>
          </w:r>
          <w:r w:rsidR="00AD76FB">
            <w:rPr>
              <w:b/>
              <w:sz w:val="28"/>
            </w:rPr>
            <w:fldChar w:fldCharType="end"/>
          </w:r>
        </w:p>
      </w:tc>
      <w:tc>
        <w:tcPr>
          <w:tcW w:w="1911" w:type="dxa"/>
          <w:vAlign w:val="center"/>
        </w:tcPr>
        <w:p w14:paraId="7B7CFDE3" w14:textId="77777777" w:rsidR="00AD76FB" w:rsidRDefault="00AD76FB" w:rsidP="002749A1">
          <w:pPr>
            <w:tabs>
              <w:tab w:val="left" w:pos="2717"/>
              <w:tab w:val="right" w:pos="7514"/>
            </w:tabs>
            <w:jc w:val="center"/>
            <w:rPr>
              <w:b/>
              <w:bCs/>
              <w:sz w:val="28"/>
            </w:rPr>
          </w:pPr>
          <w:r>
            <w:rPr>
              <w:noProof/>
            </w:rPr>
            <w:drawing>
              <wp:inline distT="0" distB="0" distL="0" distR="0" wp14:anchorId="14C5F72A" wp14:editId="09A7C50D">
                <wp:extent cx="771525" cy="552450"/>
                <wp:effectExtent l="0" t="0" r="9525" b="0"/>
                <wp:docPr id="1473589319" name="Image 3" descr="Logo%20Edific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pic:nvPicPr>
                      <pic:blipFill>
                        <a:blip r:embed="rId2">
                          <a:extLst>
                            <a:ext uri="{28A0092B-C50C-407E-A947-70E740481C1C}">
                              <a14:useLocalDpi xmlns:a14="http://schemas.microsoft.com/office/drawing/2010/main" val="0"/>
                            </a:ext>
                          </a:extLst>
                        </a:blip>
                        <a:stretch>
                          <a:fillRect/>
                        </a:stretch>
                      </pic:blipFill>
                      <pic:spPr>
                        <a:xfrm>
                          <a:off x="0" y="0"/>
                          <a:ext cx="771525" cy="552450"/>
                        </a:xfrm>
                        <a:prstGeom prst="rect">
                          <a:avLst/>
                        </a:prstGeom>
                      </pic:spPr>
                    </pic:pic>
                  </a:graphicData>
                </a:graphic>
              </wp:inline>
            </w:drawing>
          </w:r>
        </w:p>
      </w:tc>
    </w:tr>
  </w:tbl>
  <w:p w14:paraId="72CA615E" w14:textId="77777777" w:rsidR="00AD76FB" w:rsidRDefault="00AD76F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DADD4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0F2347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002C70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6FE03A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120EF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D0ADBC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364ECE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C24DE2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E54C94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D720D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16A99"/>
    <w:multiLevelType w:val="hybridMultilevel"/>
    <w:tmpl w:val="9CDC1854"/>
    <w:lvl w:ilvl="0" w:tplc="FA7E7A7E">
      <w:start w:val="1"/>
      <w:numFmt w:val="bullet"/>
      <w:pStyle w:val="Petitpointdanscontenu"/>
      <w:lvlText w:val="-"/>
      <w:lvlJc w:val="left"/>
      <w:pPr>
        <w:tabs>
          <w:tab w:val="num" w:pos="426"/>
        </w:tabs>
        <w:ind w:left="426" w:firstLine="0"/>
      </w:pPr>
      <w:rPr>
        <w:rFonts w:ascii="Arial" w:hAnsi="Aria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3DF23B1"/>
    <w:multiLevelType w:val="hybridMultilevel"/>
    <w:tmpl w:val="68E6BB32"/>
    <w:lvl w:ilvl="0" w:tplc="05F605A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4252A1D"/>
    <w:multiLevelType w:val="hybridMultilevel"/>
    <w:tmpl w:val="9C584B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5541E24"/>
    <w:multiLevelType w:val="hybridMultilevel"/>
    <w:tmpl w:val="25DA85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868259F"/>
    <w:multiLevelType w:val="hybridMultilevel"/>
    <w:tmpl w:val="196812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A5A5EB1"/>
    <w:multiLevelType w:val="hybridMultilevel"/>
    <w:tmpl w:val="E91209A2"/>
    <w:lvl w:ilvl="0" w:tplc="53425ED8">
      <w:start w:val="1"/>
      <w:numFmt w:val="bullet"/>
      <w:lvlText w:val=""/>
      <w:lvlJc w:val="left"/>
      <w:pPr>
        <w:ind w:left="284" w:hanging="284"/>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C891C8B"/>
    <w:multiLevelType w:val="hybridMultilevel"/>
    <w:tmpl w:val="76F87DA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D7918BD"/>
    <w:multiLevelType w:val="hybridMultilevel"/>
    <w:tmpl w:val="A5DED58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0F27078A"/>
    <w:multiLevelType w:val="hybridMultilevel"/>
    <w:tmpl w:val="3120E838"/>
    <w:lvl w:ilvl="0" w:tplc="B420C9D2">
      <w:start w:val="1"/>
      <w:numFmt w:val="decimal"/>
      <w:lvlText w:val="%1-"/>
      <w:lvlJc w:val="left"/>
      <w:pPr>
        <w:ind w:left="1080" w:hanging="360"/>
      </w:pPr>
      <w:rPr>
        <w:rFonts w:hint="default"/>
      </w:rPr>
    </w:lvl>
    <w:lvl w:ilvl="1" w:tplc="380C0019" w:tentative="1">
      <w:start w:val="1"/>
      <w:numFmt w:val="lowerLetter"/>
      <w:lvlText w:val="%2."/>
      <w:lvlJc w:val="left"/>
      <w:pPr>
        <w:ind w:left="1800" w:hanging="360"/>
      </w:pPr>
    </w:lvl>
    <w:lvl w:ilvl="2" w:tplc="380C001B" w:tentative="1">
      <w:start w:val="1"/>
      <w:numFmt w:val="lowerRoman"/>
      <w:lvlText w:val="%3."/>
      <w:lvlJc w:val="right"/>
      <w:pPr>
        <w:ind w:left="2520" w:hanging="180"/>
      </w:pPr>
    </w:lvl>
    <w:lvl w:ilvl="3" w:tplc="380C000F" w:tentative="1">
      <w:start w:val="1"/>
      <w:numFmt w:val="decimal"/>
      <w:lvlText w:val="%4."/>
      <w:lvlJc w:val="left"/>
      <w:pPr>
        <w:ind w:left="3240" w:hanging="360"/>
      </w:pPr>
    </w:lvl>
    <w:lvl w:ilvl="4" w:tplc="380C0019" w:tentative="1">
      <w:start w:val="1"/>
      <w:numFmt w:val="lowerLetter"/>
      <w:lvlText w:val="%5."/>
      <w:lvlJc w:val="left"/>
      <w:pPr>
        <w:ind w:left="3960" w:hanging="360"/>
      </w:pPr>
    </w:lvl>
    <w:lvl w:ilvl="5" w:tplc="380C001B" w:tentative="1">
      <w:start w:val="1"/>
      <w:numFmt w:val="lowerRoman"/>
      <w:lvlText w:val="%6."/>
      <w:lvlJc w:val="right"/>
      <w:pPr>
        <w:ind w:left="4680" w:hanging="180"/>
      </w:pPr>
    </w:lvl>
    <w:lvl w:ilvl="6" w:tplc="380C000F" w:tentative="1">
      <w:start w:val="1"/>
      <w:numFmt w:val="decimal"/>
      <w:lvlText w:val="%7."/>
      <w:lvlJc w:val="left"/>
      <w:pPr>
        <w:ind w:left="5400" w:hanging="360"/>
      </w:pPr>
    </w:lvl>
    <w:lvl w:ilvl="7" w:tplc="380C0019" w:tentative="1">
      <w:start w:val="1"/>
      <w:numFmt w:val="lowerLetter"/>
      <w:lvlText w:val="%8."/>
      <w:lvlJc w:val="left"/>
      <w:pPr>
        <w:ind w:left="6120" w:hanging="360"/>
      </w:pPr>
    </w:lvl>
    <w:lvl w:ilvl="8" w:tplc="380C001B" w:tentative="1">
      <w:start w:val="1"/>
      <w:numFmt w:val="lowerRoman"/>
      <w:lvlText w:val="%9."/>
      <w:lvlJc w:val="right"/>
      <w:pPr>
        <w:ind w:left="6840" w:hanging="180"/>
      </w:pPr>
    </w:lvl>
  </w:abstractNum>
  <w:abstractNum w:abstractNumId="19" w15:restartNumberingAfterBreak="0">
    <w:nsid w:val="0FF30F96"/>
    <w:multiLevelType w:val="multilevel"/>
    <w:tmpl w:val="ABBE2D26"/>
    <w:numStyleLink w:val="Style1"/>
  </w:abstractNum>
  <w:abstractNum w:abstractNumId="20" w15:restartNumberingAfterBreak="0">
    <w:nsid w:val="10E66BE8"/>
    <w:multiLevelType w:val="hybridMultilevel"/>
    <w:tmpl w:val="B2D654FA"/>
    <w:lvl w:ilvl="0" w:tplc="4F96BB4E">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5311DE2"/>
    <w:multiLevelType w:val="hybridMultilevel"/>
    <w:tmpl w:val="5BBEDBEA"/>
    <w:lvl w:ilvl="0" w:tplc="4FEC827A">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2" w15:restartNumberingAfterBreak="0">
    <w:nsid w:val="15882444"/>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162F2E7A"/>
    <w:multiLevelType w:val="hybridMultilevel"/>
    <w:tmpl w:val="36745C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7054BB3"/>
    <w:multiLevelType w:val="hybridMultilevel"/>
    <w:tmpl w:val="63729400"/>
    <w:lvl w:ilvl="0" w:tplc="2F64730E">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5" w15:restartNumberingAfterBreak="0">
    <w:nsid w:val="17AF3A2E"/>
    <w:multiLevelType w:val="hybridMultilevel"/>
    <w:tmpl w:val="0BAE4BE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18A6550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1E252382"/>
    <w:multiLevelType w:val="hybridMultilevel"/>
    <w:tmpl w:val="E2487EB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E316B2E"/>
    <w:multiLevelType w:val="hybridMultilevel"/>
    <w:tmpl w:val="826E5602"/>
    <w:lvl w:ilvl="0" w:tplc="F9D60CE2">
      <w:numFmt w:val="bullet"/>
      <w:lvlText w:val="-"/>
      <w:lvlJc w:val="left"/>
      <w:pPr>
        <w:ind w:left="420" w:hanging="360"/>
      </w:pPr>
      <w:rPr>
        <w:rFonts w:ascii="Calibri" w:eastAsiaTheme="minorHAnsi" w:hAnsi="Calibri" w:cs="Calibri" w:hint="default"/>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abstractNum w:abstractNumId="29" w15:restartNumberingAfterBreak="0">
    <w:nsid w:val="20447E00"/>
    <w:multiLevelType w:val="hybridMultilevel"/>
    <w:tmpl w:val="EAA09416"/>
    <w:lvl w:ilvl="0" w:tplc="040C0001">
      <w:start w:val="1"/>
      <w:numFmt w:val="bullet"/>
      <w:lvlText w:val=""/>
      <w:lvlJc w:val="left"/>
      <w:pPr>
        <w:ind w:left="4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216852BD"/>
    <w:multiLevelType w:val="hybridMultilevel"/>
    <w:tmpl w:val="B67A142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22F24CCD"/>
    <w:multiLevelType w:val="hybridMultilevel"/>
    <w:tmpl w:val="36745C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32F6999"/>
    <w:multiLevelType w:val="hybridMultilevel"/>
    <w:tmpl w:val="C0CA912A"/>
    <w:lvl w:ilvl="0" w:tplc="565217A6">
      <w:numFmt w:val="bullet"/>
      <w:lvlText w:val="-"/>
      <w:lvlJc w:val="left"/>
      <w:pPr>
        <w:ind w:left="375" w:hanging="360"/>
      </w:pPr>
      <w:rPr>
        <w:rFonts w:ascii="Calibri Light" w:eastAsiaTheme="minorHAnsi" w:hAnsi="Calibri Light" w:cs="Calibri Light" w:hint="default"/>
      </w:rPr>
    </w:lvl>
    <w:lvl w:ilvl="1" w:tplc="040C0003" w:tentative="1">
      <w:start w:val="1"/>
      <w:numFmt w:val="bullet"/>
      <w:lvlText w:val="o"/>
      <w:lvlJc w:val="left"/>
      <w:pPr>
        <w:ind w:left="1095" w:hanging="360"/>
      </w:pPr>
      <w:rPr>
        <w:rFonts w:ascii="Courier New" w:hAnsi="Courier New" w:cs="Courier New" w:hint="default"/>
      </w:rPr>
    </w:lvl>
    <w:lvl w:ilvl="2" w:tplc="040C0005" w:tentative="1">
      <w:start w:val="1"/>
      <w:numFmt w:val="bullet"/>
      <w:lvlText w:val=""/>
      <w:lvlJc w:val="left"/>
      <w:pPr>
        <w:ind w:left="1815" w:hanging="360"/>
      </w:pPr>
      <w:rPr>
        <w:rFonts w:ascii="Wingdings" w:hAnsi="Wingdings" w:hint="default"/>
      </w:rPr>
    </w:lvl>
    <w:lvl w:ilvl="3" w:tplc="040C0001" w:tentative="1">
      <w:start w:val="1"/>
      <w:numFmt w:val="bullet"/>
      <w:lvlText w:val=""/>
      <w:lvlJc w:val="left"/>
      <w:pPr>
        <w:ind w:left="2535" w:hanging="360"/>
      </w:pPr>
      <w:rPr>
        <w:rFonts w:ascii="Symbol" w:hAnsi="Symbol" w:hint="default"/>
      </w:rPr>
    </w:lvl>
    <w:lvl w:ilvl="4" w:tplc="040C0003" w:tentative="1">
      <w:start w:val="1"/>
      <w:numFmt w:val="bullet"/>
      <w:lvlText w:val="o"/>
      <w:lvlJc w:val="left"/>
      <w:pPr>
        <w:ind w:left="3255" w:hanging="360"/>
      </w:pPr>
      <w:rPr>
        <w:rFonts w:ascii="Courier New" w:hAnsi="Courier New" w:cs="Courier New" w:hint="default"/>
      </w:rPr>
    </w:lvl>
    <w:lvl w:ilvl="5" w:tplc="040C0005" w:tentative="1">
      <w:start w:val="1"/>
      <w:numFmt w:val="bullet"/>
      <w:lvlText w:val=""/>
      <w:lvlJc w:val="left"/>
      <w:pPr>
        <w:ind w:left="3975" w:hanging="360"/>
      </w:pPr>
      <w:rPr>
        <w:rFonts w:ascii="Wingdings" w:hAnsi="Wingdings" w:hint="default"/>
      </w:rPr>
    </w:lvl>
    <w:lvl w:ilvl="6" w:tplc="040C0001" w:tentative="1">
      <w:start w:val="1"/>
      <w:numFmt w:val="bullet"/>
      <w:lvlText w:val=""/>
      <w:lvlJc w:val="left"/>
      <w:pPr>
        <w:ind w:left="4695" w:hanging="360"/>
      </w:pPr>
      <w:rPr>
        <w:rFonts w:ascii="Symbol" w:hAnsi="Symbol" w:hint="default"/>
      </w:rPr>
    </w:lvl>
    <w:lvl w:ilvl="7" w:tplc="040C0003" w:tentative="1">
      <w:start w:val="1"/>
      <w:numFmt w:val="bullet"/>
      <w:lvlText w:val="o"/>
      <w:lvlJc w:val="left"/>
      <w:pPr>
        <w:ind w:left="5415" w:hanging="360"/>
      </w:pPr>
      <w:rPr>
        <w:rFonts w:ascii="Courier New" w:hAnsi="Courier New" w:cs="Courier New" w:hint="default"/>
      </w:rPr>
    </w:lvl>
    <w:lvl w:ilvl="8" w:tplc="040C0005" w:tentative="1">
      <w:start w:val="1"/>
      <w:numFmt w:val="bullet"/>
      <w:lvlText w:val=""/>
      <w:lvlJc w:val="left"/>
      <w:pPr>
        <w:ind w:left="6135" w:hanging="360"/>
      </w:pPr>
      <w:rPr>
        <w:rFonts w:ascii="Wingdings" w:hAnsi="Wingdings" w:hint="default"/>
      </w:rPr>
    </w:lvl>
  </w:abstractNum>
  <w:abstractNum w:abstractNumId="33" w15:restartNumberingAfterBreak="0">
    <w:nsid w:val="235075A8"/>
    <w:multiLevelType w:val="hybridMultilevel"/>
    <w:tmpl w:val="F6DAA518"/>
    <w:lvl w:ilvl="0" w:tplc="D33072CC">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2B21519E"/>
    <w:multiLevelType w:val="multilevel"/>
    <w:tmpl w:val="C7883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B9D4E69"/>
    <w:multiLevelType w:val="multilevel"/>
    <w:tmpl w:val="9B9E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DA55B94"/>
    <w:multiLevelType w:val="multilevel"/>
    <w:tmpl w:val="D30291E8"/>
    <w:lvl w:ilvl="0">
      <w:start w:val="1"/>
      <w:numFmt w:val="upperLetter"/>
      <w:lvlText w:val="%1."/>
      <w:lvlJc w:val="left"/>
      <w:pPr>
        <w:ind w:left="360" w:hanging="360"/>
      </w:pPr>
      <w:rPr>
        <w:rFonts w:cs="Times New Roman"/>
        <w:b/>
        <w:bCs/>
      </w:rPr>
    </w:lvl>
    <w:lvl w:ilvl="1">
      <w:start w:val="1"/>
      <w:numFmt w:val="decimal"/>
      <w:lvlText w:val="%1.%2."/>
      <w:lvlJc w:val="left"/>
      <w:pPr>
        <w:ind w:left="792" w:hanging="432"/>
      </w:pPr>
      <w:rPr>
        <w:rFonts w:cs="Times New Roman"/>
        <w:b/>
        <w:bCs/>
        <w:i w:val="0"/>
        <w:iCs w:val="0"/>
      </w:rPr>
    </w:lvl>
    <w:lvl w:ilvl="2">
      <w:start w:val="1"/>
      <w:numFmt w:val="decimal"/>
      <w:lvlText w:val="%1.%2.%3."/>
      <w:lvlJc w:val="left"/>
      <w:pPr>
        <w:ind w:left="7025" w:hanging="504"/>
      </w:pPr>
      <w:rPr>
        <w:rFonts w:cs="Times New Roman"/>
        <w:b/>
        <w:bCs w:val="0"/>
        <w:i w:val="0"/>
        <w:iCs w:val="0"/>
      </w:rPr>
    </w:lvl>
    <w:lvl w:ilvl="3">
      <w:start w:val="1"/>
      <w:numFmt w:val="decimal"/>
      <w:lvlText w:val="%1.%2.%3.%4."/>
      <w:lvlJc w:val="left"/>
      <w:pPr>
        <w:ind w:left="2208" w:hanging="648"/>
      </w:pPr>
      <w:rPr>
        <w:rFonts w:cs="Times New Roman"/>
        <w:b/>
        <w:bCs w:val="0"/>
        <w:i w:val="0"/>
        <w:iCs w:val="0"/>
        <w:color w:val="auto"/>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7" w15:restartNumberingAfterBreak="0">
    <w:nsid w:val="2E5369CC"/>
    <w:multiLevelType w:val="multilevel"/>
    <w:tmpl w:val="10CEF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F906BE2"/>
    <w:multiLevelType w:val="hybridMultilevel"/>
    <w:tmpl w:val="2FFA171C"/>
    <w:lvl w:ilvl="0" w:tplc="ACD88E52">
      <w:start w:val="1"/>
      <w:numFmt w:val="decimal"/>
      <w:lvlText w:val="%1."/>
      <w:lvlJc w:val="left"/>
      <w:pPr>
        <w:ind w:left="720" w:hanging="360"/>
      </w:pPr>
      <w:rPr>
        <w:rFonts w:hint="default"/>
        <w:color w:val="696464" w:themeColor="text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310E169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33C96908"/>
    <w:multiLevelType w:val="hybridMultilevel"/>
    <w:tmpl w:val="0B40EBE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351233BE"/>
    <w:multiLevelType w:val="hybridMultilevel"/>
    <w:tmpl w:val="36745CCA"/>
    <w:lvl w:ilvl="0" w:tplc="10C4AB32">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42" w15:restartNumberingAfterBreak="0">
    <w:nsid w:val="35554E32"/>
    <w:multiLevelType w:val="multilevel"/>
    <w:tmpl w:val="47D2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5D7631"/>
    <w:multiLevelType w:val="hybridMultilevel"/>
    <w:tmpl w:val="3D98584E"/>
    <w:lvl w:ilvl="0" w:tplc="FE0E1C62">
      <w:numFmt w:val="bullet"/>
      <w:lvlText w:val="-"/>
      <w:lvlJc w:val="left"/>
      <w:pPr>
        <w:ind w:left="420" w:hanging="360"/>
      </w:pPr>
      <w:rPr>
        <w:rFonts w:ascii="Calibri Light" w:eastAsiaTheme="minorHAnsi" w:hAnsi="Calibri Light" w:cs="Calibri Light" w:hint="default"/>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abstractNum w:abstractNumId="44" w15:restartNumberingAfterBreak="0">
    <w:nsid w:val="37834A7A"/>
    <w:multiLevelType w:val="multilevel"/>
    <w:tmpl w:val="1C0A28A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B00E8D"/>
    <w:multiLevelType w:val="hybridMultilevel"/>
    <w:tmpl w:val="8482CDCC"/>
    <w:lvl w:ilvl="0" w:tplc="10C4AB32">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46" w15:restartNumberingAfterBreak="0">
    <w:nsid w:val="3F240F1A"/>
    <w:multiLevelType w:val="hybridMultilevel"/>
    <w:tmpl w:val="9C82B7D6"/>
    <w:lvl w:ilvl="0" w:tplc="369EC2E8">
      <w:numFmt w:val="bullet"/>
      <w:lvlText w:val="-"/>
      <w:lvlJc w:val="left"/>
      <w:pPr>
        <w:ind w:left="360" w:hanging="360"/>
      </w:pPr>
      <w:rPr>
        <w:rFonts w:ascii="Gisha" w:eastAsia="Calibri" w:hAnsi="Gisha" w:cs="Gish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7" w15:restartNumberingAfterBreak="0">
    <w:nsid w:val="402633FB"/>
    <w:multiLevelType w:val="hybridMultilevel"/>
    <w:tmpl w:val="4F12E592"/>
    <w:lvl w:ilvl="0" w:tplc="D1FEB4D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40AE2200"/>
    <w:multiLevelType w:val="hybridMultilevel"/>
    <w:tmpl w:val="2FB20820"/>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49" w15:restartNumberingAfterBreak="0">
    <w:nsid w:val="41E957C1"/>
    <w:multiLevelType w:val="multilevel"/>
    <w:tmpl w:val="A620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0010B3"/>
    <w:multiLevelType w:val="hybridMultilevel"/>
    <w:tmpl w:val="4562415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44EC5638"/>
    <w:multiLevelType w:val="hybridMultilevel"/>
    <w:tmpl w:val="C3D425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48E54B7A"/>
    <w:multiLevelType w:val="hybridMultilevel"/>
    <w:tmpl w:val="AA86763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4A72353A"/>
    <w:multiLevelType w:val="hybridMultilevel"/>
    <w:tmpl w:val="5EF075F8"/>
    <w:lvl w:ilvl="0" w:tplc="9236A902">
      <w:numFmt w:val="bullet"/>
      <w:lvlText w:val="-"/>
      <w:lvlJc w:val="left"/>
      <w:pPr>
        <w:ind w:left="375" w:hanging="360"/>
      </w:pPr>
      <w:rPr>
        <w:rFonts w:ascii="Calibri Light" w:eastAsiaTheme="minorHAnsi" w:hAnsi="Calibri Light" w:cs="Calibri Light" w:hint="default"/>
      </w:rPr>
    </w:lvl>
    <w:lvl w:ilvl="1" w:tplc="040C0003">
      <w:start w:val="1"/>
      <w:numFmt w:val="bullet"/>
      <w:lvlText w:val="o"/>
      <w:lvlJc w:val="left"/>
      <w:pPr>
        <w:ind w:left="1095" w:hanging="360"/>
      </w:pPr>
      <w:rPr>
        <w:rFonts w:ascii="Courier New" w:hAnsi="Courier New" w:cs="Courier New" w:hint="default"/>
      </w:rPr>
    </w:lvl>
    <w:lvl w:ilvl="2" w:tplc="040C0005" w:tentative="1">
      <w:start w:val="1"/>
      <w:numFmt w:val="bullet"/>
      <w:lvlText w:val=""/>
      <w:lvlJc w:val="left"/>
      <w:pPr>
        <w:ind w:left="1815" w:hanging="360"/>
      </w:pPr>
      <w:rPr>
        <w:rFonts w:ascii="Wingdings" w:hAnsi="Wingdings" w:hint="default"/>
      </w:rPr>
    </w:lvl>
    <w:lvl w:ilvl="3" w:tplc="040C0001" w:tentative="1">
      <w:start w:val="1"/>
      <w:numFmt w:val="bullet"/>
      <w:lvlText w:val=""/>
      <w:lvlJc w:val="left"/>
      <w:pPr>
        <w:ind w:left="2535" w:hanging="360"/>
      </w:pPr>
      <w:rPr>
        <w:rFonts w:ascii="Symbol" w:hAnsi="Symbol" w:hint="default"/>
      </w:rPr>
    </w:lvl>
    <w:lvl w:ilvl="4" w:tplc="040C0003" w:tentative="1">
      <w:start w:val="1"/>
      <w:numFmt w:val="bullet"/>
      <w:lvlText w:val="o"/>
      <w:lvlJc w:val="left"/>
      <w:pPr>
        <w:ind w:left="3255" w:hanging="360"/>
      </w:pPr>
      <w:rPr>
        <w:rFonts w:ascii="Courier New" w:hAnsi="Courier New" w:cs="Courier New" w:hint="default"/>
      </w:rPr>
    </w:lvl>
    <w:lvl w:ilvl="5" w:tplc="040C0005" w:tentative="1">
      <w:start w:val="1"/>
      <w:numFmt w:val="bullet"/>
      <w:lvlText w:val=""/>
      <w:lvlJc w:val="left"/>
      <w:pPr>
        <w:ind w:left="3975" w:hanging="360"/>
      </w:pPr>
      <w:rPr>
        <w:rFonts w:ascii="Wingdings" w:hAnsi="Wingdings" w:hint="default"/>
      </w:rPr>
    </w:lvl>
    <w:lvl w:ilvl="6" w:tplc="040C0001" w:tentative="1">
      <w:start w:val="1"/>
      <w:numFmt w:val="bullet"/>
      <w:lvlText w:val=""/>
      <w:lvlJc w:val="left"/>
      <w:pPr>
        <w:ind w:left="4695" w:hanging="360"/>
      </w:pPr>
      <w:rPr>
        <w:rFonts w:ascii="Symbol" w:hAnsi="Symbol" w:hint="default"/>
      </w:rPr>
    </w:lvl>
    <w:lvl w:ilvl="7" w:tplc="040C0003" w:tentative="1">
      <w:start w:val="1"/>
      <w:numFmt w:val="bullet"/>
      <w:lvlText w:val="o"/>
      <w:lvlJc w:val="left"/>
      <w:pPr>
        <w:ind w:left="5415" w:hanging="360"/>
      </w:pPr>
      <w:rPr>
        <w:rFonts w:ascii="Courier New" w:hAnsi="Courier New" w:cs="Courier New" w:hint="default"/>
      </w:rPr>
    </w:lvl>
    <w:lvl w:ilvl="8" w:tplc="040C0005" w:tentative="1">
      <w:start w:val="1"/>
      <w:numFmt w:val="bullet"/>
      <w:lvlText w:val=""/>
      <w:lvlJc w:val="left"/>
      <w:pPr>
        <w:ind w:left="6135" w:hanging="360"/>
      </w:pPr>
      <w:rPr>
        <w:rFonts w:ascii="Wingdings" w:hAnsi="Wingdings" w:hint="default"/>
      </w:rPr>
    </w:lvl>
  </w:abstractNum>
  <w:abstractNum w:abstractNumId="54" w15:restartNumberingAfterBreak="0">
    <w:nsid w:val="4B6524AF"/>
    <w:multiLevelType w:val="hybridMultilevel"/>
    <w:tmpl w:val="86C6D07C"/>
    <w:lvl w:ilvl="0" w:tplc="8C0E5DA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4E277A7F"/>
    <w:multiLevelType w:val="hybridMultilevel"/>
    <w:tmpl w:val="4C5262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4E4D1E63"/>
    <w:multiLevelType w:val="multilevel"/>
    <w:tmpl w:val="F6C6B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EA962A8"/>
    <w:multiLevelType w:val="hybridMultilevel"/>
    <w:tmpl w:val="ABBE2D26"/>
    <w:lvl w:ilvl="0" w:tplc="8F0A04BA">
      <w:start w:val="1"/>
      <w:numFmt w:val="bullet"/>
      <w:lvlText w:val=""/>
      <w:lvlJc w:val="left"/>
      <w:pPr>
        <w:ind w:left="284" w:hanging="284"/>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1C71917"/>
    <w:multiLevelType w:val="multilevel"/>
    <w:tmpl w:val="8F86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E3236C"/>
    <w:multiLevelType w:val="hybridMultilevel"/>
    <w:tmpl w:val="36745C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6A95968"/>
    <w:multiLevelType w:val="multilevel"/>
    <w:tmpl w:val="AAE82BA0"/>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1" w15:restartNumberingAfterBreak="0">
    <w:nsid w:val="575B081E"/>
    <w:multiLevelType w:val="multilevel"/>
    <w:tmpl w:val="F94ED734"/>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78015B0"/>
    <w:multiLevelType w:val="multilevel"/>
    <w:tmpl w:val="ABBE2D26"/>
    <w:styleLink w:val="Style1"/>
    <w:lvl w:ilvl="0">
      <w:start w:val="1"/>
      <w:numFmt w:val="bullet"/>
      <w:lvlText w:val=""/>
      <w:lvlJc w:val="left"/>
      <w:pPr>
        <w:ind w:left="284" w:hanging="284"/>
      </w:pPr>
      <w:rPr>
        <w:rFonts w:ascii="Symbol" w:hAnsi="Symbol" w:cs="Times New Roman" w:hint="default"/>
        <w:color w:val="auto"/>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3" w15:restartNumberingAfterBreak="0">
    <w:nsid w:val="57A5127B"/>
    <w:multiLevelType w:val="hybridMultilevel"/>
    <w:tmpl w:val="55FABE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5FFB5FB3"/>
    <w:multiLevelType w:val="hybridMultilevel"/>
    <w:tmpl w:val="A2AAC706"/>
    <w:lvl w:ilvl="0" w:tplc="10C4AB32">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65" w15:restartNumberingAfterBreak="0">
    <w:nsid w:val="6206532E"/>
    <w:multiLevelType w:val="multilevel"/>
    <w:tmpl w:val="91A0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260BB0"/>
    <w:multiLevelType w:val="hybridMultilevel"/>
    <w:tmpl w:val="58C84EF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66D840E5"/>
    <w:multiLevelType w:val="hybridMultilevel"/>
    <w:tmpl w:val="B3E4D25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6CBA5BDE"/>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6D3567E0"/>
    <w:multiLevelType w:val="hybridMultilevel"/>
    <w:tmpl w:val="3A589B7C"/>
    <w:lvl w:ilvl="0" w:tplc="040C0011">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0" w15:restartNumberingAfterBreak="0">
    <w:nsid w:val="6DB868E2"/>
    <w:multiLevelType w:val="hybridMultilevel"/>
    <w:tmpl w:val="BCA0CFC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6E1558C7"/>
    <w:multiLevelType w:val="hybridMultilevel"/>
    <w:tmpl w:val="4A783C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6E6276F9"/>
    <w:multiLevelType w:val="hybridMultilevel"/>
    <w:tmpl w:val="537088B8"/>
    <w:lvl w:ilvl="0" w:tplc="7BD87EF6">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3" w15:restartNumberingAfterBreak="0">
    <w:nsid w:val="6FD46192"/>
    <w:multiLevelType w:val="hybridMultilevel"/>
    <w:tmpl w:val="2F4A9F16"/>
    <w:lvl w:ilvl="0" w:tplc="7F289498">
      <w:start w:val="1"/>
      <w:numFmt w:val="decimal"/>
      <w:lvlText w:val="%1-"/>
      <w:lvlJc w:val="left"/>
      <w:pPr>
        <w:ind w:left="1080" w:hanging="360"/>
      </w:pPr>
      <w:rPr>
        <w:rFonts w:hint="default"/>
      </w:rPr>
    </w:lvl>
    <w:lvl w:ilvl="1" w:tplc="380C0019" w:tentative="1">
      <w:start w:val="1"/>
      <w:numFmt w:val="lowerLetter"/>
      <w:lvlText w:val="%2."/>
      <w:lvlJc w:val="left"/>
      <w:pPr>
        <w:ind w:left="1800" w:hanging="360"/>
      </w:pPr>
    </w:lvl>
    <w:lvl w:ilvl="2" w:tplc="380C001B" w:tentative="1">
      <w:start w:val="1"/>
      <w:numFmt w:val="lowerRoman"/>
      <w:lvlText w:val="%3."/>
      <w:lvlJc w:val="right"/>
      <w:pPr>
        <w:ind w:left="2520" w:hanging="180"/>
      </w:pPr>
    </w:lvl>
    <w:lvl w:ilvl="3" w:tplc="380C000F" w:tentative="1">
      <w:start w:val="1"/>
      <w:numFmt w:val="decimal"/>
      <w:lvlText w:val="%4."/>
      <w:lvlJc w:val="left"/>
      <w:pPr>
        <w:ind w:left="3240" w:hanging="360"/>
      </w:pPr>
    </w:lvl>
    <w:lvl w:ilvl="4" w:tplc="380C0019" w:tentative="1">
      <w:start w:val="1"/>
      <w:numFmt w:val="lowerLetter"/>
      <w:lvlText w:val="%5."/>
      <w:lvlJc w:val="left"/>
      <w:pPr>
        <w:ind w:left="3960" w:hanging="360"/>
      </w:pPr>
    </w:lvl>
    <w:lvl w:ilvl="5" w:tplc="380C001B" w:tentative="1">
      <w:start w:val="1"/>
      <w:numFmt w:val="lowerRoman"/>
      <w:lvlText w:val="%6."/>
      <w:lvlJc w:val="right"/>
      <w:pPr>
        <w:ind w:left="4680" w:hanging="180"/>
      </w:pPr>
    </w:lvl>
    <w:lvl w:ilvl="6" w:tplc="380C000F" w:tentative="1">
      <w:start w:val="1"/>
      <w:numFmt w:val="decimal"/>
      <w:lvlText w:val="%7."/>
      <w:lvlJc w:val="left"/>
      <w:pPr>
        <w:ind w:left="5400" w:hanging="360"/>
      </w:pPr>
    </w:lvl>
    <w:lvl w:ilvl="7" w:tplc="380C0019" w:tentative="1">
      <w:start w:val="1"/>
      <w:numFmt w:val="lowerLetter"/>
      <w:lvlText w:val="%8."/>
      <w:lvlJc w:val="left"/>
      <w:pPr>
        <w:ind w:left="6120" w:hanging="360"/>
      </w:pPr>
    </w:lvl>
    <w:lvl w:ilvl="8" w:tplc="380C001B" w:tentative="1">
      <w:start w:val="1"/>
      <w:numFmt w:val="lowerRoman"/>
      <w:lvlText w:val="%9."/>
      <w:lvlJc w:val="right"/>
      <w:pPr>
        <w:ind w:left="6840" w:hanging="180"/>
      </w:pPr>
    </w:lvl>
  </w:abstractNum>
  <w:abstractNum w:abstractNumId="74" w15:restartNumberingAfterBreak="0">
    <w:nsid w:val="7001360B"/>
    <w:multiLevelType w:val="hybridMultilevel"/>
    <w:tmpl w:val="B6A8CF00"/>
    <w:lvl w:ilvl="0" w:tplc="10C4AB32">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75" w15:restartNumberingAfterBreak="0">
    <w:nsid w:val="73FA1AD3"/>
    <w:multiLevelType w:val="multilevel"/>
    <w:tmpl w:val="16F2CAF0"/>
    <w:lvl w:ilvl="0">
      <w:start w:val="1"/>
      <w:numFmt w:val="decimal"/>
      <w:lvlText w:val="%1."/>
      <w:lvlJc w:val="left"/>
      <w:pPr>
        <w:ind w:left="720" w:hanging="360"/>
      </w:pPr>
      <w:rPr>
        <w:rFonts w:hint="default"/>
        <w:b/>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76" w15:restartNumberingAfterBreak="0">
    <w:nsid w:val="75493A59"/>
    <w:multiLevelType w:val="multilevel"/>
    <w:tmpl w:val="6798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5A86F4B"/>
    <w:multiLevelType w:val="hybridMultilevel"/>
    <w:tmpl w:val="C2829390"/>
    <w:lvl w:ilvl="0" w:tplc="2FE864A8">
      <w:start w:val="1"/>
      <w:numFmt w:val="bullet"/>
      <w:lvlText w:val=""/>
      <w:lvlJc w:val="left"/>
      <w:pPr>
        <w:ind w:left="284" w:hanging="284"/>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777A54A8"/>
    <w:multiLevelType w:val="hybridMultilevel"/>
    <w:tmpl w:val="1BE4611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77E31C27"/>
    <w:multiLevelType w:val="hybridMultilevel"/>
    <w:tmpl w:val="86AAC122"/>
    <w:lvl w:ilvl="0" w:tplc="D676FA08">
      <w:numFmt w:val="bullet"/>
      <w:lvlText w:val="-"/>
      <w:lvlJc w:val="left"/>
      <w:pPr>
        <w:ind w:left="420" w:hanging="360"/>
      </w:pPr>
      <w:rPr>
        <w:rFonts w:ascii="Calibri Light" w:eastAsiaTheme="minorHAnsi" w:hAnsi="Calibri Light" w:cs="Calibri Light" w:hint="default"/>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abstractNum w:abstractNumId="80" w15:restartNumberingAfterBreak="0">
    <w:nsid w:val="798B15C6"/>
    <w:multiLevelType w:val="hybridMultilevel"/>
    <w:tmpl w:val="36745C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9E7538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7C0F308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3" w15:restartNumberingAfterBreak="0">
    <w:nsid w:val="7F4D07A9"/>
    <w:multiLevelType w:val="hybridMultilevel"/>
    <w:tmpl w:val="7E669296"/>
    <w:lvl w:ilvl="0" w:tplc="20220A62">
      <w:start w:val="1"/>
      <w:numFmt w:val="decimal"/>
      <w:pStyle w:val="Listenumrote"/>
      <w:lvlText w:val="%1."/>
      <w:lvlJc w:val="left"/>
      <w:pPr>
        <w:ind w:left="360" w:hanging="360"/>
      </w:pPr>
      <w:rPr>
        <w:rFonts w:asciiTheme="minorHAnsi" w:hAnsiTheme="minorHAnsi" w:hint="default"/>
        <w:b/>
        <w:i w:val="0"/>
        <w:color w:val="A28E6A" w:themeColor="accent3"/>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7FD15886"/>
    <w:multiLevelType w:val="multilevel"/>
    <w:tmpl w:val="926C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2687908">
    <w:abstractNumId w:val="10"/>
  </w:num>
  <w:num w:numId="2" w16cid:durableId="375350775">
    <w:abstractNumId w:val="27"/>
  </w:num>
  <w:num w:numId="3" w16cid:durableId="428890070">
    <w:abstractNumId w:val="66"/>
  </w:num>
  <w:num w:numId="4" w16cid:durableId="102502631">
    <w:abstractNumId w:val="52"/>
  </w:num>
  <w:num w:numId="5" w16cid:durableId="332614089">
    <w:abstractNumId w:val="25"/>
  </w:num>
  <w:num w:numId="6" w16cid:durableId="1784839608">
    <w:abstractNumId w:val="12"/>
  </w:num>
  <w:num w:numId="7" w16cid:durableId="889806128">
    <w:abstractNumId w:val="67"/>
  </w:num>
  <w:num w:numId="8" w16cid:durableId="346828390">
    <w:abstractNumId w:val="71"/>
  </w:num>
  <w:num w:numId="9" w16cid:durableId="2126541313">
    <w:abstractNumId w:val="16"/>
  </w:num>
  <w:num w:numId="10" w16cid:durableId="1006638963">
    <w:abstractNumId w:val="17"/>
  </w:num>
  <w:num w:numId="11" w16cid:durableId="1170293685">
    <w:abstractNumId w:val="78"/>
  </w:num>
  <w:num w:numId="12" w16cid:durableId="25108055">
    <w:abstractNumId w:val="14"/>
  </w:num>
  <w:num w:numId="13" w16cid:durableId="1435244159">
    <w:abstractNumId w:val="55"/>
  </w:num>
  <w:num w:numId="14" w16cid:durableId="1026521415">
    <w:abstractNumId w:val="48"/>
  </w:num>
  <w:num w:numId="15" w16cid:durableId="1337995258">
    <w:abstractNumId w:val="72"/>
  </w:num>
  <w:num w:numId="16" w16cid:durableId="1782919355">
    <w:abstractNumId w:val="40"/>
  </w:num>
  <w:num w:numId="17" w16cid:durableId="713431583">
    <w:abstractNumId w:val="49"/>
  </w:num>
  <w:num w:numId="18" w16cid:durableId="1458796908">
    <w:abstractNumId w:val="70"/>
  </w:num>
  <w:num w:numId="19" w16cid:durableId="794981672">
    <w:abstractNumId w:val="30"/>
  </w:num>
  <w:num w:numId="20" w16cid:durableId="1355303632">
    <w:abstractNumId w:val="69"/>
  </w:num>
  <w:num w:numId="21" w16cid:durableId="469371947">
    <w:abstractNumId w:val="13"/>
  </w:num>
  <w:num w:numId="22" w16cid:durableId="753164318">
    <w:abstractNumId w:val="24"/>
  </w:num>
  <w:num w:numId="23" w16cid:durableId="1376539474">
    <w:abstractNumId w:val="73"/>
  </w:num>
  <w:num w:numId="24" w16cid:durableId="2131631272">
    <w:abstractNumId w:val="41"/>
  </w:num>
  <w:num w:numId="25" w16cid:durableId="400181813">
    <w:abstractNumId w:val="59"/>
  </w:num>
  <w:num w:numId="26" w16cid:durableId="1110736182">
    <w:abstractNumId w:val="23"/>
  </w:num>
  <w:num w:numId="27" w16cid:durableId="1933584589">
    <w:abstractNumId w:val="80"/>
  </w:num>
  <w:num w:numId="28" w16cid:durableId="531694753">
    <w:abstractNumId w:val="31"/>
  </w:num>
  <w:num w:numId="29" w16cid:durableId="1438788158">
    <w:abstractNumId w:val="64"/>
  </w:num>
  <w:num w:numId="30" w16cid:durableId="1881284194">
    <w:abstractNumId w:val="74"/>
  </w:num>
  <w:num w:numId="31" w16cid:durableId="1555241060">
    <w:abstractNumId w:val="18"/>
  </w:num>
  <w:num w:numId="32" w16cid:durableId="1877353859">
    <w:abstractNumId w:val="45"/>
  </w:num>
  <w:num w:numId="33" w16cid:durableId="999622868">
    <w:abstractNumId w:val="44"/>
  </w:num>
  <w:num w:numId="34" w16cid:durableId="146211390">
    <w:abstractNumId w:val="39"/>
  </w:num>
  <w:num w:numId="35" w16cid:durableId="1899321063">
    <w:abstractNumId w:val="26"/>
  </w:num>
  <w:num w:numId="36" w16cid:durableId="1619215963">
    <w:abstractNumId w:val="81"/>
  </w:num>
  <w:num w:numId="37" w16cid:durableId="548347548">
    <w:abstractNumId w:val="82"/>
  </w:num>
  <w:num w:numId="38" w16cid:durableId="1333416297">
    <w:abstractNumId w:val="68"/>
  </w:num>
  <w:num w:numId="39" w16cid:durableId="1236281503">
    <w:abstractNumId w:val="22"/>
  </w:num>
  <w:num w:numId="40" w16cid:durableId="1168473815">
    <w:abstractNumId w:val="50"/>
  </w:num>
  <w:num w:numId="41" w16cid:durableId="2066249190">
    <w:abstractNumId w:val="53"/>
  </w:num>
  <w:num w:numId="42" w16cid:durableId="262611906">
    <w:abstractNumId w:val="29"/>
  </w:num>
  <w:num w:numId="43" w16cid:durableId="1592087712">
    <w:abstractNumId w:val="51"/>
  </w:num>
  <w:num w:numId="44" w16cid:durableId="243997761">
    <w:abstractNumId w:val="32"/>
  </w:num>
  <w:num w:numId="45" w16cid:durableId="1872647464">
    <w:abstractNumId w:val="63"/>
  </w:num>
  <w:num w:numId="46" w16cid:durableId="1281185873">
    <w:abstractNumId w:val="46"/>
  </w:num>
  <w:num w:numId="47" w16cid:durableId="412161821">
    <w:abstractNumId w:val="21"/>
  </w:num>
  <w:num w:numId="48" w16cid:durableId="942303315">
    <w:abstractNumId w:val="20"/>
  </w:num>
  <w:num w:numId="49" w16cid:durableId="1407650252">
    <w:abstractNumId w:val="36"/>
  </w:num>
  <w:num w:numId="50" w16cid:durableId="811630413">
    <w:abstractNumId w:val="75"/>
  </w:num>
  <w:num w:numId="51" w16cid:durableId="1017000627">
    <w:abstractNumId w:val="60"/>
  </w:num>
  <w:num w:numId="52" w16cid:durableId="1663773114">
    <w:abstractNumId w:val="38"/>
  </w:num>
  <w:num w:numId="53" w16cid:durableId="504831667">
    <w:abstractNumId w:val="4"/>
  </w:num>
  <w:num w:numId="54" w16cid:durableId="1985548238">
    <w:abstractNumId w:val="5"/>
  </w:num>
  <w:num w:numId="55" w16cid:durableId="1319263202">
    <w:abstractNumId w:val="6"/>
  </w:num>
  <w:num w:numId="56" w16cid:durableId="1667173896">
    <w:abstractNumId w:val="7"/>
  </w:num>
  <w:num w:numId="57" w16cid:durableId="1997220473">
    <w:abstractNumId w:val="9"/>
  </w:num>
  <w:num w:numId="58" w16cid:durableId="1779642545">
    <w:abstractNumId w:val="0"/>
  </w:num>
  <w:num w:numId="59" w16cid:durableId="2083944659">
    <w:abstractNumId w:val="1"/>
  </w:num>
  <w:num w:numId="60" w16cid:durableId="248587474">
    <w:abstractNumId w:val="2"/>
  </w:num>
  <w:num w:numId="61" w16cid:durableId="659970533">
    <w:abstractNumId w:val="3"/>
  </w:num>
  <w:num w:numId="62" w16cid:durableId="944388842">
    <w:abstractNumId w:val="8"/>
  </w:num>
  <w:num w:numId="63" w16cid:durableId="983972264">
    <w:abstractNumId w:val="33"/>
  </w:num>
  <w:num w:numId="64" w16cid:durableId="1296984983">
    <w:abstractNumId w:val="77"/>
  </w:num>
  <w:num w:numId="65" w16cid:durableId="1722169340">
    <w:abstractNumId w:val="15"/>
  </w:num>
  <w:num w:numId="66" w16cid:durableId="375784719">
    <w:abstractNumId w:val="57"/>
  </w:num>
  <w:num w:numId="67" w16cid:durableId="21176809">
    <w:abstractNumId w:val="83"/>
  </w:num>
  <w:num w:numId="68" w16cid:durableId="1497959306">
    <w:abstractNumId w:val="47"/>
  </w:num>
  <w:num w:numId="69" w16cid:durableId="756485844">
    <w:abstractNumId w:val="11"/>
  </w:num>
  <w:num w:numId="70" w16cid:durableId="131335499">
    <w:abstractNumId w:val="54"/>
  </w:num>
  <w:num w:numId="71" w16cid:durableId="801266315">
    <w:abstractNumId w:val="62"/>
  </w:num>
  <w:num w:numId="72" w16cid:durableId="1241788402">
    <w:abstractNumId w:val="19"/>
  </w:num>
  <w:num w:numId="73" w16cid:durableId="1927611835">
    <w:abstractNumId w:val="35"/>
  </w:num>
  <w:num w:numId="74" w16cid:durableId="107549779">
    <w:abstractNumId w:val="61"/>
  </w:num>
  <w:num w:numId="75" w16cid:durableId="1459185459">
    <w:abstractNumId w:val="34"/>
  </w:num>
  <w:num w:numId="76" w16cid:durableId="1411000811">
    <w:abstractNumId w:val="56"/>
  </w:num>
  <w:num w:numId="77" w16cid:durableId="1315258518">
    <w:abstractNumId w:val="37"/>
  </w:num>
  <w:num w:numId="78" w16cid:durableId="1316957812">
    <w:abstractNumId w:val="42"/>
  </w:num>
  <w:num w:numId="79" w16cid:durableId="1618676471">
    <w:abstractNumId w:val="65"/>
  </w:num>
  <w:num w:numId="80" w16cid:durableId="801196282">
    <w:abstractNumId w:val="58"/>
  </w:num>
  <w:num w:numId="81" w16cid:durableId="2027248855">
    <w:abstractNumId w:val="43"/>
  </w:num>
  <w:num w:numId="82" w16cid:durableId="1501384820">
    <w:abstractNumId w:val="84"/>
  </w:num>
  <w:num w:numId="83" w16cid:durableId="1929729361">
    <w:abstractNumId w:val="76"/>
  </w:num>
  <w:num w:numId="84" w16cid:durableId="1044333341">
    <w:abstractNumId w:val="28"/>
  </w:num>
  <w:num w:numId="85" w16cid:durableId="1784036191">
    <w:abstractNumId w:val="7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MEAU, Xavier">
    <w15:presenceInfo w15:providerId="AD" w15:userId="S::x.humeau@bouygues-construction.com::bf5390dd-f235-4698-9740-99a47de5f8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11F"/>
    <w:rsid w:val="000061C5"/>
    <w:rsid w:val="00015EAE"/>
    <w:rsid w:val="00017141"/>
    <w:rsid w:val="000349F5"/>
    <w:rsid w:val="000502A0"/>
    <w:rsid w:val="000544D3"/>
    <w:rsid w:val="00055F40"/>
    <w:rsid w:val="00057F12"/>
    <w:rsid w:val="00072BD5"/>
    <w:rsid w:val="00072D43"/>
    <w:rsid w:val="0009569D"/>
    <w:rsid w:val="00097C58"/>
    <w:rsid w:val="000A187F"/>
    <w:rsid w:val="000A3F31"/>
    <w:rsid w:val="000A5FF9"/>
    <w:rsid w:val="000B2674"/>
    <w:rsid w:val="000B3AF2"/>
    <w:rsid w:val="000C0D74"/>
    <w:rsid w:val="000C2021"/>
    <w:rsid w:val="000C2B93"/>
    <w:rsid w:val="000C2FE3"/>
    <w:rsid w:val="000C3BF4"/>
    <w:rsid w:val="000C6704"/>
    <w:rsid w:val="000D2ADF"/>
    <w:rsid w:val="000D5E17"/>
    <w:rsid w:val="000E6FE7"/>
    <w:rsid w:val="000E7D27"/>
    <w:rsid w:val="000F5E12"/>
    <w:rsid w:val="000F5EF6"/>
    <w:rsid w:val="0010192A"/>
    <w:rsid w:val="001020C4"/>
    <w:rsid w:val="00104156"/>
    <w:rsid w:val="00104675"/>
    <w:rsid w:val="001247E8"/>
    <w:rsid w:val="00130E14"/>
    <w:rsid w:val="00131FDF"/>
    <w:rsid w:val="001361FB"/>
    <w:rsid w:val="001423CA"/>
    <w:rsid w:val="001442DD"/>
    <w:rsid w:val="00154367"/>
    <w:rsid w:val="0015573C"/>
    <w:rsid w:val="00155C50"/>
    <w:rsid w:val="001620B4"/>
    <w:rsid w:val="00163BE6"/>
    <w:rsid w:val="00166756"/>
    <w:rsid w:val="00171E3F"/>
    <w:rsid w:val="00172FEA"/>
    <w:rsid w:val="001827D7"/>
    <w:rsid w:val="0019643E"/>
    <w:rsid w:val="00197434"/>
    <w:rsid w:val="001979F9"/>
    <w:rsid w:val="001A20C0"/>
    <w:rsid w:val="001A73AF"/>
    <w:rsid w:val="001B7781"/>
    <w:rsid w:val="001C47CA"/>
    <w:rsid w:val="001C559B"/>
    <w:rsid w:val="001C7376"/>
    <w:rsid w:val="001D0080"/>
    <w:rsid w:val="001D1ABA"/>
    <w:rsid w:val="001D601E"/>
    <w:rsid w:val="001D62E4"/>
    <w:rsid w:val="001E6826"/>
    <w:rsid w:val="001E7473"/>
    <w:rsid w:val="00205F8E"/>
    <w:rsid w:val="0021403B"/>
    <w:rsid w:val="00222D52"/>
    <w:rsid w:val="00223F03"/>
    <w:rsid w:val="00224467"/>
    <w:rsid w:val="00225159"/>
    <w:rsid w:val="00230C0E"/>
    <w:rsid w:val="002321C0"/>
    <w:rsid w:val="00232AB8"/>
    <w:rsid w:val="00232B6D"/>
    <w:rsid w:val="00235F0F"/>
    <w:rsid w:val="00236E28"/>
    <w:rsid w:val="002379D2"/>
    <w:rsid w:val="00240AE1"/>
    <w:rsid w:val="00253B01"/>
    <w:rsid w:val="00256B54"/>
    <w:rsid w:val="00257286"/>
    <w:rsid w:val="00274391"/>
    <w:rsid w:val="00282C27"/>
    <w:rsid w:val="00283A6F"/>
    <w:rsid w:val="00285196"/>
    <w:rsid w:val="00296500"/>
    <w:rsid w:val="002A1D77"/>
    <w:rsid w:val="002A409C"/>
    <w:rsid w:val="002A5F10"/>
    <w:rsid w:val="002A76EE"/>
    <w:rsid w:val="002B7346"/>
    <w:rsid w:val="002C218D"/>
    <w:rsid w:val="002E19EA"/>
    <w:rsid w:val="002E5A2B"/>
    <w:rsid w:val="002F1FDB"/>
    <w:rsid w:val="00300762"/>
    <w:rsid w:val="0030446B"/>
    <w:rsid w:val="00304EDA"/>
    <w:rsid w:val="00306AAC"/>
    <w:rsid w:val="00315574"/>
    <w:rsid w:val="00331824"/>
    <w:rsid w:val="00347650"/>
    <w:rsid w:val="00350DBE"/>
    <w:rsid w:val="003571F7"/>
    <w:rsid w:val="00360DD9"/>
    <w:rsid w:val="00361695"/>
    <w:rsid w:val="003665B3"/>
    <w:rsid w:val="003742C0"/>
    <w:rsid w:val="00382C3C"/>
    <w:rsid w:val="00387A8C"/>
    <w:rsid w:val="003930E8"/>
    <w:rsid w:val="00394C42"/>
    <w:rsid w:val="003A17A5"/>
    <w:rsid w:val="003B0515"/>
    <w:rsid w:val="003B7B41"/>
    <w:rsid w:val="003C2785"/>
    <w:rsid w:val="003F5DD0"/>
    <w:rsid w:val="00401043"/>
    <w:rsid w:val="00401E3A"/>
    <w:rsid w:val="0040288B"/>
    <w:rsid w:val="0040563A"/>
    <w:rsid w:val="0040711F"/>
    <w:rsid w:val="00415824"/>
    <w:rsid w:val="004279B2"/>
    <w:rsid w:val="004377B8"/>
    <w:rsid w:val="0044035D"/>
    <w:rsid w:val="004504F6"/>
    <w:rsid w:val="00455BA4"/>
    <w:rsid w:val="00465FF2"/>
    <w:rsid w:val="0047396B"/>
    <w:rsid w:val="0047444C"/>
    <w:rsid w:val="00485A19"/>
    <w:rsid w:val="004A651C"/>
    <w:rsid w:val="004A7AAC"/>
    <w:rsid w:val="004B4033"/>
    <w:rsid w:val="004B4517"/>
    <w:rsid w:val="004B7BEB"/>
    <w:rsid w:val="004C6D4C"/>
    <w:rsid w:val="004D66B8"/>
    <w:rsid w:val="004D70C8"/>
    <w:rsid w:val="004E2EDC"/>
    <w:rsid w:val="004E4F06"/>
    <w:rsid w:val="00502B6A"/>
    <w:rsid w:val="00506163"/>
    <w:rsid w:val="005076E0"/>
    <w:rsid w:val="00514CB7"/>
    <w:rsid w:val="005201BD"/>
    <w:rsid w:val="00521931"/>
    <w:rsid w:val="00523FDC"/>
    <w:rsid w:val="00527F20"/>
    <w:rsid w:val="00531D08"/>
    <w:rsid w:val="00534587"/>
    <w:rsid w:val="00541322"/>
    <w:rsid w:val="00541E19"/>
    <w:rsid w:val="00543D28"/>
    <w:rsid w:val="00573707"/>
    <w:rsid w:val="00583FF3"/>
    <w:rsid w:val="005903E6"/>
    <w:rsid w:val="005A68B4"/>
    <w:rsid w:val="005B290E"/>
    <w:rsid w:val="005B3875"/>
    <w:rsid w:val="005B4FA3"/>
    <w:rsid w:val="005D5BF0"/>
    <w:rsid w:val="005E3A77"/>
    <w:rsid w:val="005F032F"/>
    <w:rsid w:val="005F29DA"/>
    <w:rsid w:val="006102F5"/>
    <w:rsid w:val="00612B4F"/>
    <w:rsid w:val="00623641"/>
    <w:rsid w:val="00624796"/>
    <w:rsid w:val="0064241A"/>
    <w:rsid w:val="0064343D"/>
    <w:rsid w:val="0064382D"/>
    <w:rsid w:val="00646C3D"/>
    <w:rsid w:val="00660D30"/>
    <w:rsid w:val="00661AC7"/>
    <w:rsid w:val="00672E33"/>
    <w:rsid w:val="00673A0C"/>
    <w:rsid w:val="00673EF9"/>
    <w:rsid w:val="00681786"/>
    <w:rsid w:val="00684544"/>
    <w:rsid w:val="00684E1F"/>
    <w:rsid w:val="006931D4"/>
    <w:rsid w:val="0069517F"/>
    <w:rsid w:val="006A3DDB"/>
    <w:rsid w:val="006A522B"/>
    <w:rsid w:val="006B01A9"/>
    <w:rsid w:val="006B214D"/>
    <w:rsid w:val="006B4048"/>
    <w:rsid w:val="006D3373"/>
    <w:rsid w:val="006D3A1B"/>
    <w:rsid w:val="006E26C2"/>
    <w:rsid w:val="006E3315"/>
    <w:rsid w:val="006F0225"/>
    <w:rsid w:val="007105E1"/>
    <w:rsid w:val="00713EC2"/>
    <w:rsid w:val="00733E26"/>
    <w:rsid w:val="00745817"/>
    <w:rsid w:val="00751AB8"/>
    <w:rsid w:val="0075351B"/>
    <w:rsid w:val="00756F4A"/>
    <w:rsid w:val="0077180C"/>
    <w:rsid w:val="00775AE0"/>
    <w:rsid w:val="00775F0B"/>
    <w:rsid w:val="00776C10"/>
    <w:rsid w:val="0078057A"/>
    <w:rsid w:val="007878D2"/>
    <w:rsid w:val="007B1007"/>
    <w:rsid w:val="007B1838"/>
    <w:rsid w:val="007C2BAA"/>
    <w:rsid w:val="007C3BBC"/>
    <w:rsid w:val="007E53D8"/>
    <w:rsid w:val="007F6DFE"/>
    <w:rsid w:val="0080348B"/>
    <w:rsid w:val="00805A6A"/>
    <w:rsid w:val="00810F6C"/>
    <w:rsid w:val="008130D0"/>
    <w:rsid w:val="008145FB"/>
    <w:rsid w:val="00816945"/>
    <w:rsid w:val="00873346"/>
    <w:rsid w:val="008773AD"/>
    <w:rsid w:val="008A1B92"/>
    <w:rsid w:val="008A361E"/>
    <w:rsid w:val="008A419A"/>
    <w:rsid w:val="008A5152"/>
    <w:rsid w:val="008D3AA3"/>
    <w:rsid w:val="008D7177"/>
    <w:rsid w:val="008D7444"/>
    <w:rsid w:val="008E14A6"/>
    <w:rsid w:val="008E1A90"/>
    <w:rsid w:val="00905522"/>
    <w:rsid w:val="00915E15"/>
    <w:rsid w:val="00916DC6"/>
    <w:rsid w:val="009322F1"/>
    <w:rsid w:val="0093568C"/>
    <w:rsid w:val="00941DC4"/>
    <w:rsid w:val="00942132"/>
    <w:rsid w:val="00943C8C"/>
    <w:rsid w:val="0095473A"/>
    <w:rsid w:val="00954D4C"/>
    <w:rsid w:val="00962359"/>
    <w:rsid w:val="00967F17"/>
    <w:rsid w:val="009721BD"/>
    <w:rsid w:val="00972A3B"/>
    <w:rsid w:val="009753DC"/>
    <w:rsid w:val="009770C3"/>
    <w:rsid w:val="00981100"/>
    <w:rsid w:val="0098131C"/>
    <w:rsid w:val="009942B2"/>
    <w:rsid w:val="009B654B"/>
    <w:rsid w:val="009B7FD9"/>
    <w:rsid w:val="009C21A1"/>
    <w:rsid w:val="009D4A6F"/>
    <w:rsid w:val="009D7EC6"/>
    <w:rsid w:val="009E0B09"/>
    <w:rsid w:val="009E62CD"/>
    <w:rsid w:val="009F0955"/>
    <w:rsid w:val="009F5F45"/>
    <w:rsid w:val="009F755B"/>
    <w:rsid w:val="00A01BF5"/>
    <w:rsid w:val="00A035CD"/>
    <w:rsid w:val="00A12948"/>
    <w:rsid w:val="00A12987"/>
    <w:rsid w:val="00A32003"/>
    <w:rsid w:val="00A374B3"/>
    <w:rsid w:val="00A519B6"/>
    <w:rsid w:val="00A55A9B"/>
    <w:rsid w:val="00A643E7"/>
    <w:rsid w:val="00A653AF"/>
    <w:rsid w:val="00A6687C"/>
    <w:rsid w:val="00A7496C"/>
    <w:rsid w:val="00A75B2D"/>
    <w:rsid w:val="00A75EFD"/>
    <w:rsid w:val="00A77591"/>
    <w:rsid w:val="00A77986"/>
    <w:rsid w:val="00A805E8"/>
    <w:rsid w:val="00A86254"/>
    <w:rsid w:val="00A945DE"/>
    <w:rsid w:val="00A94C75"/>
    <w:rsid w:val="00A96091"/>
    <w:rsid w:val="00AA7438"/>
    <w:rsid w:val="00AB2E83"/>
    <w:rsid w:val="00AB69E2"/>
    <w:rsid w:val="00AC0720"/>
    <w:rsid w:val="00AC6903"/>
    <w:rsid w:val="00AD4632"/>
    <w:rsid w:val="00AD76FB"/>
    <w:rsid w:val="00AE1ACD"/>
    <w:rsid w:val="00AE695A"/>
    <w:rsid w:val="00AF23D2"/>
    <w:rsid w:val="00AF3513"/>
    <w:rsid w:val="00AF4728"/>
    <w:rsid w:val="00B04F79"/>
    <w:rsid w:val="00B1403B"/>
    <w:rsid w:val="00B145C7"/>
    <w:rsid w:val="00B2245E"/>
    <w:rsid w:val="00B308D9"/>
    <w:rsid w:val="00B36A1E"/>
    <w:rsid w:val="00B42315"/>
    <w:rsid w:val="00B44CDF"/>
    <w:rsid w:val="00B4592D"/>
    <w:rsid w:val="00B56710"/>
    <w:rsid w:val="00B61BC3"/>
    <w:rsid w:val="00B70E75"/>
    <w:rsid w:val="00B77F5F"/>
    <w:rsid w:val="00BA7745"/>
    <w:rsid w:val="00BC0495"/>
    <w:rsid w:val="00BC1BCC"/>
    <w:rsid w:val="00BC3D65"/>
    <w:rsid w:val="00BC75FE"/>
    <w:rsid w:val="00BF1508"/>
    <w:rsid w:val="00BF2867"/>
    <w:rsid w:val="00BF295B"/>
    <w:rsid w:val="00BF348E"/>
    <w:rsid w:val="00C043D4"/>
    <w:rsid w:val="00C044E9"/>
    <w:rsid w:val="00C06904"/>
    <w:rsid w:val="00C11471"/>
    <w:rsid w:val="00C141ED"/>
    <w:rsid w:val="00C2035E"/>
    <w:rsid w:val="00C2071A"/>
    <w:rsid w:val="00C22217"/>
    <w:rsid w:val="00C249C2"/>
    <w:rsid w:val="00C25DEC"/>
    <w:rsid w:val="00C271B8"/>
    <w:rsid w:val="00C36B05"/>
    <w:rsid w:val="00C43329"/>
    <w:rsid w:val="00C446AE"/>
    <w:rsid w:val="00C540B2"/>
    <w:rsid w:val="00C5508C"/>
    <w:rsid w:val="00C811B7"/>
    <w:rsid w:val="00C904EA"/>
    <w:rsid w:val="00C90904"/>
    <w:rsid w:val="00CA0B75"/>
    <w:rsid w:val="00CB0246"/>
    <w:rsid w:val="00CC4340"/>
    <w:rsid w:val="00CC6AE2"/>
    <w:rsid w:val="00CC78CD"/>
    <w:rsid w:val="00CD2B8B"/>
    <w:rsid w:val="00CE2E2D"/>
    <w:rsid w:val="00CF1F76"/>
    <w:rsid w:val="00D002AE"/>
    <w:rsid w:val="00D01E53"/>
    <w:rsid w:val="00D0504D"/>
    <w:rsid w:val="00D10F83"/>
    <w:rsid w:val="00D17F29"/>
    <w:rsid w:val="00D2043E"/>
    <w:rsid w:val="00D2194E"/>
    <w:rsid w:val="00D22A3B"/>
    <w:rsid w:val="00D24C0C"/>
    <w:rsid w:val="00D300DF"/>
    <w:rsid w:val="00D4281C"/>
    <w:rsid w:val="00D67CAF"/>
    <w:rsid w:val="00D67E3F"/>
    <w:rsid w:val="00D70258"/>
    <w:rsid w:val="00D75353"/>
    <w:rsid w:val="00D81939"/>
    <w:rsid w:val="00D821FF"/>
    <w:rsid w:val="00D82D93"/>
    <w:rsid w:val="00D87BA0"/>
    <w:rsid w:val="00DA07BD"/>
    <w:rsid w:val="00DA2439"/>
    <w:rsid w:val="00DA28BE"/>
    <w:rsid w:val="00DA3B2C"/>
    <w:rsid w:val="00DB0D4F"/>
    <w:rsid w:val="00DB0EB9"/>
    <w:rsid w:val="00DB1752"/>
    <w:rsid w:val="00DB4AC8"/>
    <w:rsid w:val="00DB62CA"/>
    <w:rsid w:val="00DC23C3"/>
    <w:rsid w:val="00DD7B74"/>
    <w:rsid w:val="00DE126D"/>
    <w:rsid w:val="00DE7C4E"/>
    <w:rsid w:val="00DF0F2D"/>
    <w:rsid w:val="00DF2CDF"/>
    <w:rsid w:val="00DF56EA"/>
    <w:rsid w:val="00DF5B78"/>
    <w:rsid w:val="00E0168C"/>
    <w:rsid w:val="00E04B01"/>
    <w:rsid w:val="00E069C1"/>
    <w:rsid w:val="00E13C00"/>
    <w:rsid w:val="00E14A5A"/>
    <w:rsid w:val="00E362C6"/>
    <w:rsid w:val="00E52D40"/>
    <w:rsid w:val="00E57F04"/>
    <w:rsid w:val="00E607D7"/>
    <w:rsid w:val="00E61772"/>
    <w:rsid w:val="00E6553E"/>
    <w:rsid w:val="00E77515"/>
    <w:rsid w:val="00E95C2E"/>
    <w:rsid w:val="00EA171E"/>
    <w:rsid w:val="00EA634C"/>
    <w:rsid w:val="00EB67AF"/>
    <w:rsid w:val="00ED1AEB"/>
    <w:rsid w:val="00ED57BF"/>
    <w:rsid w:val="00ED5CC1"/>
    <w:rsid w:val="00EE3A1D"/>
    <w:rsid w:val="00EE7302"/>
    <w:rsid w:val="00EF51C2"/>
    <w:rsid w:val="00EF6F14"/>
    <w:rsid w:val="00EF6FEE"/>
    <w:rsid w:val="00F020C6"/>
    <w:rsid w:val="00F0608A"/>
    <w:rsid w:val="00F20FDF"/>
    <w:rsid w:val="00F21112"/>
    <w:rsid w:val="00F23CF4"/>
    <w:rsid w:val="00F24051"/>
    <w:rsid w:val="00F25189"/>
    <w:rsid w:val="00F377CD"/>
    <w:rsid w:val="00F43F9B"/>
    <w:rsid w:val="00F465D9"/>
    <w:rsid w:val="00F524D5"/>
    <w:rsid w:val="00F54958"/>
    <w:rsid w:val="00F55355"/>
    <w:rsid w:val="00F60855"/>
    <w:rsid w:val="00F60CAC"/>
    <w:rsid w:val="00F67680"/>
    <w:rsid w:val="00F755F4"/>
    <w:rsid w:val="00F77CFC"/>
    <w:rsid w:val="00F8305E"/>
    <w:rsid w:val="00F94ABE"/>
    <w:rsid w:val="00FB0A67"/>
    <w:rsid w:val="00FB1010"/>
    <w:rsid w:val="00FB55A9"/>
    <w:rsid w:val="00FD2AC0"/>
    <w:rsid w:val="00FE306A"/>
    <w:rsid w:val="00FF2220"/>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711B4"/>
  <w15:chartTrackingRefBased/>
  <w15:docId w15:val="{D7D97E99-EBDD-42C0-AC8C-2CD8569B2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M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033"/>
  </w:style>
  <w:style w:type="paragraph" w:styleId="Titre1">
    <w:name w:val="heading 1"/>
    <w:basedOn w:val="Normal"/>
    <w:next w:val="Normal"/>
    <w:link w:val="Titre1Car"/>
    <w:uiPriority w:val="9"/>
    <w:qFormat/>
    <w:rsid w:val="004B4033"/>
    <w:pPr>
      <w:keepNext/>
      <w:keepLines/>
      <w:spacing w:before="320" w:after="0" w:line="240" w:lineRule="auto"/>
      <w:outlineLvl w:val="0"/>
    </w:pPr>
    <w:rPr>
      <w:rFonts w:asciiTheme="majorHAnsi" w:eastAsiaTheme="majorEastAsia" w:hAnsiTheme="majorHAnsi" w:cstheme="majorBidi"/>
      <w:color w:val="9D3511" w:themeColor="accent1" w:themeShade="BF"/>
      <w:sz w:val="30"/>
      <w:szCs w:val="30"/>
    </w:rPr>
  </w:style>
  <w:style w:type="paragraph" w:styleId="Titre2">
    <w:name w:val="heading 2"/>
    <w:basedOn w:val="Normal"/>
    <w:next w:val="Normal"/>
    <w:link w:val="Titre2Car"/>
    <w:unhideWhenUsed/>
    <w:qFormat/>
    <w:rsid w:val="004B4033"/>
    <w:pPr>
      <w:keepNext/>
      <w:keepLines/>
      <w:spacing w:before="40" w:after="0" w:line="240" w:lineRule="auto"/>
      <w:outlineLvl w:val="1"/>
    </w:pPr>
    <w:rPr>
      <w:rFonts w:asciiTheme="majorHAnsi" w:eastAsiaTheme="majorEastAsia" w:hAnsiTheme="majorHAnsi" w:cstheme="majorBidi"/>
      <w:color w:val="732117" w:themeColor="accent2" w:themeShade="BF"/>
      <w:sz w:val="28"/>
      <w:szCs w:val="28"/>
    </w:rPr>
  </w:style>
  <w:style w:type="paragraph" w:styleId="Titre3">
    <w:name w:val="heading 3"/>
    <w:basedOn w:val="Normal"/>
    <w:next w:val="Normal"/>
    <w:link w:val="Titre3Car"/>
    <w:unhideWhenUsed/>
    <w:qFormat/>
    <w:rsid w:val="004B4033"/>
    <w:pPr>
      <w:keepNext/>
      <w:keepLines/>
      <w:spacing w:before="40" w:after="0" w:line="240" w:lineRule="auto"/>
      <w:outlineLvl w:val="2"/>
    </w:pPr>
    <w:rPr>
      <w:rFonts w:asciiTheme="majorHAnsi" w:eastAsiaTheme="majorEastAsia" w:hAnsiTheme="majorHAnsi" w:cstheme="majorBidi"/>
      <w:color w:val="634545" w:themeColor="accent6" w:themeShade="BF"/>
      <w:sz w:val="26"/>
      <w:szCs w:val="26"/>
    </w:rPr>
  </w:style>
  <w:style w:type="paragraph" w:styleId="Titre4">
    <w:name w:val="heading 4"/>
    <w:basedOn w:val="Normal"/>
    <w:next w:val="Normal"/>
    <w:link w:val="Titre4Car"/>
    <w:uiPriority w:val="9"/>
    <w:semiHidden/>
    <w:unhideWhenUsed/>
    <w:qFormat/>
    <w:rsid w:val="004B4033"/>
    <w:pPr>
      <w:keepNext/>
      <w:keepLines/>
      <w:spacing w:before="40" w:after="0"/>
      <w:outlineLvl w:val="3"/>
    </w:pPr>
    <w:rPr>
      <w:rFonts w:asciiTheme="majorHAnsi" w:eastAsiaTheme="majorEastAsia" w:hAnsiTheme="majorHAnsi" w:cstheme="majorBidi"/>
      <w:i/>
      <w:iCs/>
      <w:color w:val="6D6262" w:themeColor="accent5" w:themeShade="BF"/>
      <w:sz w:val="25"/>
      <w:szCs w:val="25"/>
    </w:rPr>
  </w:style>
  <w:style w:type="paragraph" w:styleId="Titre5">
    <w:name w:val="heading 5"/>
    <w:basedOn w:val="Normal"/>
    <w:next w:val="Normal"/>
    <w:link w:val="Titre5Car"/>
    <w:uiPriority w:val="9"/>
    <w:semiHidden/>
    <w:unhideWhenUsed/>
    <w:qFormat/>
    <w:rsid w:val="004B4033"/>
    <w:pPr>
      <w:keepNext/>
      <w:keepLines/>
      <w:spacing w:before="40" w:after="0"/>
      <w:outlineLvl w:val="4"/>
    </w:pPr>
    <w:rPr>
      <w:rFonts w:asciiTheme="majorHAnsi" w:eastAsiaTheme="majorEastAsia" w:hAnsiTheme="majorHAnsi" w:cstheme="majorBidi"/>
      <w:i/>
      <w:iCs/>
      <w:color w:val="4D160F" w:themeColor="accent2" w:themeShade="80"/>
      <w:sz w:val="24"/>
      <w:szCs w:val="24"/>
    </w:rPr>
  </w:style>
  <w:style w:type="paragraph" w:styleId="Titre6">
    <w:name w:val="heading 6"/>
    <w:basedOn w:val="Normal"/>
    <w:next w:val="Normal"/>
    <w:link w:val="Titre6Car"/>
    <w:uiPriority w:val="9"/>
    <w:semiHidden/>
    <w:unhideWhenUsed/>
    <w:qFormat/>
    <w:rsid w:val="004B4033"/>
    <w:pPr>
      <w:keepNext/>
      <w:keepLines/>
      <w:spacing w:before="40" w:after="0"/>
      <w:outlineLvl w:val="5"/>
    </w:pPr>
    <w:rPr>
      <w:rFonts w:asciiTheme="majorHAnsi" w:eastAsiaTheme="majorEastAsia" w:hAnsiTheme="majorHAnsi" w:cstheme="majorBidi"/>
      <w:i/>
      <w:iCs/>
      <w:color w:val="422E2E" w:themeColor="accent6" w:themeShade="80"/>
      <w:sz w:val="23"/>
      <w:szCs w:val="23"/>
    </w:rPr>
  </w:style>
  <w:style w:type="paragraph" w:styleId="Titre7">
    <w:name w:val="heading 7"/>
    <w:basedOn w:val="Normal"/>
    <w:next w:val="Normal"/>
    <w:link w:val="Titre7Car"/>
    <w:uiPriority w:val="9"/>
    <w:semiHidden/>
    <w:unhideWhenUsed/>
    <w:qFormat/>
    <w:rsid w:val="004B4033"/>
    <w:pPr>
      <w:keepNext/>
      <w:keepLines/>
      <w:spacing w:before="40" w:after="0"/>
      <w:outlineLvl w:val="6"/>
    </w:pPr>
    <w:rPr>
      <w:rFonts w:asciiTheme="majorHAnsi" w:eastAsiaTheme="majorEastAsia" w:hAnsiTheme="majorHAnsi" w:cstheme="majorBidi"/>
      <w:color w:val="69230B" w:themeColor="accent1" w:themeShade="80"/>
    </w:rPr>
  </w:style>
  <w:style w:type="paragraph" w:styleId="Titre8">
    <w:name w:val="heading 8"/>
    <w:basedOn w:val="Normal"/>
    <w:next w:val="Normal"/>
    <w:link w:val="Titre8Car"/>
    <w:uiPriority w:val="9"/>
    <w:semiHidden/>
    <w:unhideWhenUsed/>
    <w:qFormat/>
    <w:rsid w:val="004B4033"/>
    <w:pPr>
      <w:keepNext/>
      <w:keepLines/>
      <w:spacing w:before="40" w:after="0"/>
      <w:outlineLvl w:val="7"/>
    </w:pPr>
    <w:rPr>
      <w:rFonts w:asciiTheme="majorHAnsi" w:eastAsiaTheme="majorEastAsia" w:hAnsiTheme="majorHAnsi" w:cstheme="majorBidi"/>
      <w:color w:val="4D160F" w:themeColor="accent2" w:themeShade="80"/>
      <w:sz w:val="21"/>
      <w:szCs w:val="21"/>
    </w:rPr>
  </w:style>
  <w:style w:type="paragraph" w:styleId="Titre9">
    <w:name w:val="heading 9"/>
    <w:basedOn w:val="Normal"/>
    <w:next w:val="Normal"/>
    <w:link w:val="Titre9Car"/>
    <w:uiPriority w:val="9"/>
    <w:semiHidden/>
    <w:unhideWhenUsed/>
    <w:qFormat/>
    <w:rsid w:val="004B4033"/>
    <w:pPr>
      <w:keepNext/>
      <w:keepLines/>
      <w:spacing w:before="40" w:after="0"/>
      <w:outlineLvl w:val="8"/>
    </w:pPr>
    <w:rPr>
      <w:rFonts w:asciiTheme="majorHAnsi" w:eastAsiaTheme="majorEastAsia" w:hAnsiTheme="majorHAnsi" w:cstheme="majorBidi"/>
      <w:color w:val="422E2E" w:themeColor="accent6" w:themeShade="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B4033"/>
    <w:rPr>
      <w:rFonts w:asciiTheme="majorHAnsi" w:eastAsiaTheme="majorEastAsia" w:hAnsiTheme="majorHAnsi" w:cstheme="majorBidi"/>
      <w:color w:val="9D3511" w:themeColor="accent1" w:themeShade="BF"/>
      <w:sz w:val="30"/>
      <w:szCs w:val="30"/>
    </w:rPr>
  </w:style>
  <w:style w:type="character" w:customStyle="1" w:styleId="Titre2Car">
    <w:name w:val="Titre 2 Car"/>
    <w:basedOn w:val="Policepardfaut"/>
    <w:link w:val="Titre2"/>
    <w:rsid w:val="004B4033"/>
    <w:rPr>
      <w:rFonts w:asciiTheme="majorHAnsi" w:eastAsiaTheme="majorEastAsia" w:hAnsiTheme="majorHAnsi" w:cstheme="majorBidi"/>
      <w:color w:val="732117" w:themeColor="accent2" w:themeShade="BF"/>
      <w:sz w:val="28"/>
      <w:szCs w:val="28"/>
    </w:rPr>
  </w:style>
  <w:style w:type="character" w:customStyle="1" w:styleId="Titre3Car">
    <w:name w:val="Titre 3 Car"/>
    <w:basedOn w:val="Policepardfaut"/>
    <w:link w:val="Titre3"/>
    <w:rsid w:val="004B4033"/>
    <w:rPr>
      <w:rFonts w:asciiTheme="majorHAnsi" w:eastAsiaTheme="majorEastAsia" w:hAnsiTheme="majorHAnsi" w:cstheme="majorBidi"/>
      <w:color w:val="634545" w:themeColor="accent6" w:themeShade="BF"/>
      <w:sz w:val="26"/>
      <w:szCs w:val="26"/>
    </w:rPr>
  </w:style>
  <w:style w:type="character" w:customStyle="1" w:styleId="Titre4Car">
    <w:name w:val="Titre 4 Car"/>
    <w:basedOn w:val="Policepardfaut"/>
    <w:link w:val="Titre4"/>
    <w:uiPriority w:val="9"/>
    <w:semiHidden/>
    <w:rsid w:val="004B4033"/>
    <w:rPr>
      <w:rFonts w:asciiTheme="majorHAnsi" w:eastAsiaTheme="majorEastAsia" w:hAnsiTheme="majorHAnsi" w:cstheme="majorBidi"/>
      <w:i/>
      <w:iCs/>
      <w:color w:val="6D6262" w:themeColor="accent5" w:themeShade="BF"/>
      <w:sz w:val="25"/>
      <w:szCs w:val="25"/>
    </w:rPr>
  </w:style>
  <w:style w:type="character" w:customStyle="1" w:styleId="Titre5Car">
    <w:name w:val="Titre 5 Car"/>
    <w:basedOn w:val="Policepardfaut"/>
    <w:link w:val="Titre5"/>
    <w:uiPriority w:val="9"/>
    <w:semiHidden/>
    <w:rsid w:val="004B4033"/>
    <w:rPr>
      <w:rFonts w:asciiTheme="majorHAnsi" w:eastAsiaTheme="majorEastAsia" w:hAnsiTheme="majorHAnsi" w:cstheme="majorBidi"/>
      <w:i/>
      <w:iCs/>
      <w:color w:val="4D160F" w:themeColor="accent2" w:themeShade="80"/>
      <w:sz w:val="24"/>
      <w:szCs w:val="24"/>
    </w:rPr>
  </w:style>
  <w:style w:type="character" w:customStyle="1" w:styleId="Titre6Car">
    <w:name w:val="Titre 6 Car"/>
    <w:basedOn w:val="Policepardfaut"/>
    <w:link w:val="Titre6"/>
    <w:uiPriority w:val="9"/>
    <w:semiHidden/>
    <w:rsid w:val="004B4033"/>
    <w:rPr>
      <w:rFonts w:asciiTheme="majorHAnsi" w:eastAsiaTheme="majorEastAsia" w:hAnsiTheme="majorHAnsi" w:cstheme="majorBidi"/>
      <w:i/>
      <w:iCs/>
      <w:color w:val="422E2E" w:themeColor="accent6" w:themeShade="80"/>
      <w:sz w:val="23"/>
      <w:szCs w:val="23"/>
    </w:rPr>
  </w:style>
  <w:style w:type="character" w:customStyle="1" w:styleId="Titre7Car">
    <w:name w:val="Titre 7 Car"/>
    <w:basedOn w:val="Policepardfaut"/>
    <w:link w:val="Titre7"/>
    <w:uiPriority w:val="9"/>
    <w:semiHidden/>
    <w:rsid w:val="004B4033"/>
    <w:rPr>
      <w:rFonts w:asciiTheme="majorHAnsi" w:eastAsiaTheme="majorEastAsia" w:hAnsiTheme="majorHAnsi" w:cstheme="majorBidi"/>
      <w:color w:val="69230B" w:themeColor="accent1" w:themeShade="80"/>
    </w:rPr>
  </w:style>
  <w:style w:type="character" w:customStyle="1" w:styleId="Titre8Car">
    <w:name w:val="Titre 8 Car"/>
    <w:basedOn w:val="Policepardfaut"/>
    <w:link w:val="Titre8"/>
    <w:uiPriority w:val="9"/>
    <w:semiHidden/>
    <w:rsid w:val="004B4033"/>
    <w:rPr>
      <w:rFonts w:asciiTheme="majorHAnsi" w:eastAsiaTheme="majorEastAsia" w:hAnsiTheme="majorHAnsi" w:cstheme="majorBidi"/>
      <w:color w:val="4D160F" w:themeColor="accent2" w:themeShade="80"/>
      <w:sz w:val="21"/>
      <w:szCs w:val="21"/>
    </w:rPr>
  </w:style>
  <w:style w:type="character" w:customStyle="1" w:styleId="Titre9Car">
    <w:name w:val="Titre 9 Car"/>
    <w:basedOn w:val="Policepardfaut"/>
    <w:link w:val="Titre9"/>
    <w:uiPriority w:val="9"/>
    <w:semiHidden/>
    <w:rsid w:val="004B4033"/>
    <w:rPr>
      <w:rFonts w:asciiTheme="majorHAnsi" w:eastAsiaTheme="majorEastAsia" w:hAnsiTheme="majorHAnsi" w:cstheme="majorBidi"/>
      <w:color w:val="422E2E" w:themeColor="accent6" w:themeShade="80"/>
    </w:rPr>
  </w:style>
  <w:style w:type="paragraph" w:styleId="Titre">
    <w:name w:val="Title"/>
    <w:basedOn w:val="Normal"/>
    <w:next w:val="Normal"/>
    <w:link w:val="TitreCar"/>
    <w:uiPriority w:val="10"/>
    <w:qFormat/>
    <w:rsid w:val="004B4033"/>
    <w:pPr>
      <w:spacing w:after="0" w:line="240" w:lineRule="auto"/>
      <w:contextualSpacing/>
    </w:pPr>
    <w:rPr>
      <w:rFonts w:asciiTheme="majorHAnsi" w:eastAsiaTheme="majorEastAsia" w:hAnsiTheme="majorHAnsi" w:cstheme="majorBidi"/>
      <w:color w:val="9D3511" w:themeColor="accent1" w:themeShade="BF"/>
      <w:spacing w:val="-10"/>
      <w:sz w:val="52"/>
      <w:szCs w:val="52"/>
    </w:rPr>
  </w:style>
  <w:style w:type="character" w:customStyle="1" w:styleId="TitreCar">
    <w:name w:val="Titre Car"/>
    <w:basedOn w:val="Policepardfaut"/>
    <w:link w:val="Titre"/>
    <w:uiPriority w:val="10"/>
    <w:rsid w:val="004B4033"/>
    <w:rPr>
      <w:rFonts w:asciiTheme="majorHAnsi" w:eastAsiaTheme="majorEastAsia" w:hAnsiTheme="majorHAnsi" w:cstheme="majorBidi"/>
      <w:color w:val="9D3511" w:themeColor="accent1" w:themeShade="BF"/>
      <w:spacing w:val="-10"/>
      <w:sz w:val="52"/>
      <w:szCs w:val="52"/>
    </w:rPr>
  </w:style>
  <w:style w:type="paragraph" w:styleId="Sous-titre">
    <w:name w:val="Subtitle"/>
    <w:basedOn w:val="Normal"/>
    <w:next w:val="Normal"/>
    <w:link w:val="Sous-titreCar"/>
    <w:uiPriority w:val="11"/>
    <w:qFormat/>
    <w:rsid w:val="004B4033"/>
    <w:pPr>
      <w:numPr>
        <w:ilvl w:val="1"/>
      </w:numPr>
      <w:spacing w:line="240" w:lineRule="auto"/>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4B4033"/>
    <w:rPr>
      <w:rFonts w:asciiTheme="majorHAnsi" w:eastAsiaTheme="majorEastAsia" w:hAnsiTheme="majorHAnsi" w:cstheme="majorBidi"/>
    </w:rPr>
  </w:style>
  <w:style w:type="paragraph" w:styleId="Citation">
    <w:name w:val="Quote"/>
    <w:basedOn w:val="Normal"/>
    <w:next w:val="Normal"/>
    <w:link w:val="CitationCar"/>
    <w:uiPriority w:val="29"/>
    <w:qFormat/>
    <w:rsid w:val="004B4033"/>
    <w:pPr>
      <w:spacing w:before="120"/>
      <w:ind w:left="720" w:right="720"/>
      <w:jc w:val="center"/>
    </w:pPr>
    <w:rPr>
      <w:i/>
      <w:iCs/>
    </w:rPr>
  </w:style>
  <w:style w:type="character" w:customStyle="1" w:styleId="CitationCar">
    <w:name w:val="Citation Car"/>
    <w:basedOn w:val="Policepardfaut"/>
    <w:link w:val="Citation"/>
    <w:uiPriority w:val="29"/>
    <w:rsid w:val="004B4033"/>
    <w:rPr>
      <w:i/>
      <w:iCs/>
    </w:rPr>
  </w:style>
  <w:style w:type="paragraph" w:styleId="Paragraphedeliste">
    <w:name w:val="List Paragraph"/>
    <w:basedOn w:val="Normal"/>
    <w:uiPriority w:val="34"/>
    <w:qFormat/>
    <w:rsid w:val="0040711F"/>
    <w:pPr>
      <w:ind w:left="720"/>
      <w:contextualSpacing/>
    </w:pPr>
  </w:style>
  <w:style w:type="character" w:styleId="Accentuationintense">
    <w:name w:val="Intense Emphasis"/>
    <w:basedOn w:val="Policepardfaut"/>
    <w:uiPriority w:val="21"/>
    <w:qFormat/>
    <w:rsid w:val="004B4033"/>
    <w:rPr>
      <w:b w:val="0"/>
      <w:bCs w:val="0"/>
      <w:i/>
      <w:iCs/>
      <w:color w:val="D34817" w:themeColor="accent1"/>
    </w:rPr>
  </w:style>
  <w:style w:type="paragraph" w:styleId="Citationintense">
    <w:name w:val="Intense Quote"/>
    <w:basedOn w:val="Normal"/>
    <w:next w:val="Normal"/>
    <w:link w:val="CitationintenseCar"/>
    <w:uiPriority w:val="30"/>
    <w:qFormat/>
    <w:rsid w:val="004B4033"/>
    <w:pPr>
      <w:spacing w:before="120" w:line="300" w:lineRule="auto"/>
      <w:ind w:left="576" w:right="576"/>
      <w:jc w:val="center"/>
    </w:pPr>
    <w:rPr>
      <w:rFonts w:asciiTheme="majorHAnsi" w:eastAsiaTheme="majorEastAsia" w:hAnsiTheme="majorHAnsi" w:cstheme="majorBidi"/>
      <w:color w:val="D34817" w:themeColor="accent1"/>
      <w:sz w:val="24"/>
      <w:szCs w:val="24"/>
    </w:rPr>
  </w:style>
  <w:style w:type="character" w:customStyle="1" w:styleId="CitationintenseCar">
    <w:name w:val="Citation intense Car"/>
    <w:basedOn w:val="Policepardfaut"/>
    <w:link w:val="Citationintense"/>
    <w:uiPriority w:val="30"/>
    <w:rsid w:val="004B4033"/>
    <w:rPr>
      <w:rFonts w:asciiTheme="majorHAnsi" w:eastAsiaTheme="majorEastAsia" w:hAnsiTheme="majorHAnsi" w:cstheme="majorBidi"/>
      <w:color w:val="D34817" w:themeColor="accent1"/>
      <w:sz w:val="24"/>
      <w:szCs w:val="24"/>
    </w:rPr>
  </w:style>
  <w:style w:type="character" w:styleId="Rfrenceintense">
    <w:name w:val="Intense Reference"/>
    <w:basedOn w:val="Policepardfaut"/>
    <w:uiPriority w:val="32"/>
    <w:qFormat/>
    <w:rsid w:val="004B4033"/>
    <w:rPr>
      <w:b/>
      <w:bCs/>
      <w:smallCaps/>
      <w:color w:val="D34817" w:themeColor="accent1"/>
      <w:spacing w:val="5"/>
      <w:u w:val="single"/>
    </w:rPr>
  </w:style>
  <w:style w:type="paragraph" w:styleId="En-tte">
    <w:name w:val="header"/>
    <w:basedOn w:val="Normal"/>
    <w:link w:val="En-tteCar"/>
    <w:uiPriority w:val="99"/>
    <w:qFormat/>
    <w:rsid w:val="0040711F"/>
    <w:pPr>
      <w:tabs>
        <w:tab w:val="center" w:pos="4536"/>
        <w:tab w:val="right" w:pos="9072"/>
      </w:tabs>
      <w:spacing w:after="120"/>
    </w:pPr>
    <w:rPr>
      <w:rFonts w:ascii="Comic Sans MS" w:hAnsi="Comic Sans MS"/>
    </w:rPr>
  </w:style>
  <w:style w:type="character" w:customStyle="1" w:styleId="En-tteCar">
    <w:name w:val="En-tête Car"/>
    <w:basedOn w:val="Policepardfaut"/>
    <w:link w:val="En-tte"/>
    <w:uiPriority w:val="99"/>
    <w:rsid w:val="0040711F"/>
    <w:rPr>
      <w:rFonts w:ascii="Comic Sans MS" w:eastAsia="Times New Roman" w:hAnsi="Comic Sans MS" w:cs="Times New Roman"/>
      <w:kern w:val="0"/>
      <w:sz w:val="22"/>
      <w:lang w:val="fr-FR" w:eastAsia="fr-FR"/>
      <w14:ligatures w14:val="none"/>
    </w:rPr>
  </w:style>
  <w:style w:type="paragraph" w:styleId="Pieddepage">
    <w:name w:val="footer"/>
    <w:basedOn w:val="Normal"/>
    <w:link w:val="PieddepageCar"/>
    <w:uiPriority w:val="99"/>
    <w:rsid w:val="0040711F"/>
    <w:pPr>
      <w:tabs>
        <w:tab w:val="center" w:pos="4536"/>
        <w:tab w:val="right" w:pos="9072"/>
      </w:tabs>
    </w:pPr>
    <w:rPr>
      <w:rFonts w:ascii="Comic Sans MS" w:hAnsi="Comic Sans MS"/>
      <w:sz w:val="18"/>
    </w:rPr>
  </w:style>
  <w:style w:type="character" w:customStyle="1" w:styleId="PieddepageCar">
    <w:name w:val="Pied de page Car"/>
    <w:basedOn w:val="Policepardfaut"/>
    <w:link w:val="Pieddepage"/>
    <w:uiPriority w:val="99"/>
    <w:rsid w:val="0040711F"/>
    <w:rPr>
      <w:rFonts w:ascii="Comic Sans MS" w:eastAsia="Times New Roman" w:hAnsi="Comic Sans MS" w:cs="Times New Roman"/>
      <w:kern w:val="0"/>
      <w:sz w:val="18"/>
      <w:lang w:val="fr-FR" w:eastAsia="fr-FR"/>
      <w14:ligatures w14:val="none"/>
    </w:rPr>
  </w:style>
  <w:style w:type="table" w:styleId="Grilledutableau">
    <w:name w:val="Table Grid"/>
    <w:basedOn w:val="TableauNormal"/>
    <w:uiPriority w:val="39"/>
    <w:rsid w:val="0040711F"/>
    <w:pPr>
      <w:spacing w:after="0" w:line="240" w:lineRule="auto"/>
    </w:pPr>
    <w:rPr>
      <w:rFonts w:ascii="Arial" w:eastAsia="Times New Roman" w:hAnsi="Arial" w:cs="Times New Roman"/>
      <w:sz w:val="20"/>
      <w:szCs w:val="20"/>
      <w:lang w:val="fr-FR" w:eastAsia="fr-FR"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tteTitre">
    <w:name w:val="En-tête Titre"/>
    <w:basedOn w:val="En-tte"/>
    <w:next w:val="En-tteSous-titre"/>
    <w:rsid w:val="0040711F"/>
    <w:pPr>
      <w:jc w:val="center"/>
    </w:pPr>
    <w:rPr>
      <w:color w:val="FF6600"/>
      <w:sz w:val="36"/>
      <w:szCs w:val="36"/>
      <w14:shadow w14:blurRad="50800" w14:dist="38100" w14:dir="2700000" w14:sx="100000" w14:sy="100000" w14:kx="0" w14:ky="0" w14:algn="tl">
        <w14:srgbClr w14:val="000000">
          <w14:alpha w14:val="60000"/>
        </w14:srgbClr>
      </w14:shadow>
    </w:rPr>
  </w:style>
  <w:style w:type="paragraph" w:customStyle="1" w:styleId="En-tteSous-titre">
    <w:name w:val="En-tête Sous-titre"/>
    <w:basedOn w:val="En-tte"/>
    <w:rsid w:val="0040711F"/>
    <w:pPr>
      <w:jc w:val="center"/>
    </w:pPr>
    <w:rPr>
      <w:color w:val="0099FF"/>
      <w:sz w:val="24"/>
      <w14:shadow w14:blurRad="50800" w14:dist="38100" w14:dir="2700000" w14:sx="100000" w14:sy="100000" w14:kx="0" w14:ky="0" w14:algn="tl">
        <w14:srgbClr w14:val="000000">
          <w14:alpha w14:val="60000"/>
        </w14:srgbClr>
      </w14:shadow>
    </w:rPr>
  </w:style>
  <w:style w:type="paragraph" w:customStyle="1" w:styleId="entte">
    <w:name w:val="entête"/>
    <w:basedOn w:val="Normal"/>
    <w:semiHidden/>
    <w:rsid w:val="0040711F"/>
    <w:pPr>
      <w:keepNext/>
      <w:keepLines/>
      <w:spacing w:after="120" w:line="360" w:lineRule="auto"/>
      <w:ind w:left="1985"/>
    </w:pPr>
    <w:rPr>
      <w:szCs w:val="20"/>
    </w:rPr>
  </w:style>
  <w:style w:type="paragraph" w:customStyle="1" w:styleId="dessin">
    <w:name w:val="dessin"/>
    <w:basedOn w:val="Normal"/>
    <w:semiHidden/>
    <w:rsid w:val="0040711F"/>
    <w:pPr>
      <w:tabs>
        <w:tab w:val="left" w:pos="-720"/>
      </w:tabs>
      <w:suppressAutoHyphens/>
      <w:spacing w:before="480" w:after="240"/>
      <w:jc w:val="center"/>
    </w:pPr>
    <w:rPr>
      <w:szCs w:val="20"/>
    </w:rPr>
  </w:style>
  <w:style w:type="paragraph" w:customStyle="1" w:styleId="encadrpremirepage">
    <w:name w:val="encadré_première_page"/>
    <w:basedOn w:val="Normal"/>
    <w:semiHidden/>
    <w:rsid w:val="0040711F"/>
    <w:pPr>
      <w:keepLines/>
      <w:pBdr>
        <w:top w:val="single" w:sz="12" w:space="6" w:color="auto"/>
        <w:left w:val="single" w:sz="12" w:space="6" w:color="auto"/>
        <w:bottom w:val="single" w:sz="12" w:space="6" w:color="auto"/>
        <w:right w:val="single" w:sz="12" w:space="6" w:color="auto"/>
      </w:pBdr>
      <w:shd w:val="pct20" w:color="auto" w:fill="auto"/>
      <w:spacing w:before="480" w:after="120"/>
      <w:jc w:val="center"/>
    </w:pPr>
    <w:rPr>
      <w:b/>
      <w:sz w:val="40"/>
      <w:szCs w:val="20"/>
    </w:rPr>
  </w:style>
  <w:style w:type="paragraph" w:customStyle="1" w:styleId="Petitpointdanscontenu">
    <w:name w:val="Petit point dans contenu"/>
    <w:basedOn w:val="Normal"/>
    <w:rsid w:val="0040711F"/>
    <w:pPr>
      <w:numPr>
        <w:numId w:val="1"/>
      </w:numPr>
      <w:tabs>
        <w:tab w:val="left" w:pos="357"/>
      </w:tabs>
      <w:spacing w:after="120"/>
    </w:pPr>
  </w:style>
  <w:style w:type="paragraph" w:styleId="En-ttedetabledesmatires">
    <w:name w:val="TOC Heading"/>
    <w:basedOn w:val="Titre1"/>
    <w:next w:val="Normal"/>
    <w:uiPriority w:val="39"/>
    <w:unhideWhenUsed/>
    <w:qFormat/>
    <w:rsid w:val="004B4033"/>
    <w:pPr>
      <w:outlineLvl w:val="9"/>
    </w:pPr>
  </w:style>
  <w:style w:type="paragraph" w:styleId="TM1">
    <w:name w:val="toc 1"/>
    <w:basedOn w:val="Normal"/>
    <w:next w:val="Normal"/>
    <w:autoRedefine/>
    <w:uiPriority w:val="39"/>
    <w:qFormat/>
    <w:rsid w:val="0040711F"/>
  </w:style>
  <w:style w:type="paragraph" w:styleId="TM2">
    <w:name w:val="toc 2"/>
    <w:basedOn w:val="Normal"/>
    <w:next w:val="Normal"/>
    <w:autoRedefine/>
    <w:uiPriority w:val="39"/>
    <w:qFormat/>
    <w:rsid w:val="0040711F"/>
    <w:pPr>
      <w:ind w:left="200"/>
    </w:pPr>
  </w:style>
  <w:style w:type="paragraph" w:styleId="TM3">
    <w:name w:val="toc 3"/>
    <w:basedOn w:val="Normal"/>
    <w:next w:val="Normal"/>
    <w:autoRedefine/>
    <w:uiPriority w:val="39"/>
    <w:qFormat/>
    <w:rsid w:val="0040711F"/>
    <w:pPr>
      <w:ind w:left="400"/>
    </w:pPr>
  </w:style>
  <w:style w:type="character" w:styleId="Lienhypertexte">
    <w:name w:val="Hyperlink"/>
    <w:uiPriority w:val="99"/>
    <w:unhideWhenUsed/>
    <w:rsid w:val="0040711F"/>
    <w:rPr>
      <w:color w:val="0563C1"/>
      <w:u w:val="single"/>
    </w:rPr>
  </w:style>
  <w:style w:type="paragraph" w:styleId="NormalWeb">
    <w:name w:val="Normal (Web)"/>
    <w:basedOn w:val="Normal"/>
    <w:uiPriority w:val="99"/>
    <w:unhideWhenUsed/>
    <w:rsid w:val="0040711F"/>
    <w:pPr>
      <w:spacing w:before="100" w:beforeAutospacing="1" w:after="100" w:afterAutospacing="1"/>
    </w:pPr>
    <w:rPr>
      <w:rFonts w:ascii="Times New Roman" w:hAnsi="Times New Roman"/>
      <w:sz w:val="24"/>
    </w:rPr>
  </w:style>
  <w:style w:type="character" w:customStyle="1" w:styleId="Mentionnonrsolue1">
    <w:name w:val="Mention non résolue1"/>
    <w:uiPriority w:val="99"/>
    <w:semiHidden/>
    <w:unhideWhenUsed/>
    <w:rsid w:val="0040711F"/>
    <w:rPr>
      <w:color w:val="605E5C"/>
      <w:shd w:val="clear" w:color="auto" w:fill="E1DFDD"/>
    </w:rPr>
  </w:style>
  <w:style w:type="character" w:customStyle="1" w:styleId="l0s521">
    <w:name w:val="l0s521"/>
    <w:rsid w:val="0040711F"/>
    <w:rPr>
      <w:rFonts w:ascii="Courier New" w:hAnsi="Courier New" w:cs="Courier New" w:hint="default"/>
      <w:color w:val="0000FF"/>
      <w:sz w:val="20"/>
      <w:szCs w:val="20"/>
      <w:shd w:val="clear" w:color="auto" w:fill="FFFFFF"/>
    </w:rPr>
  </w:style>
  <w:style w:type="character" w:customStyle="1" w:styleId="l0s551">
    <w:name w:val="l0s551"/>
    <w:rsid w:val="0040711F"/>
    <w:rPr>
      <w:rFonts w:ascii="Courier New" w:hAnsi="Courier New" w:cs="Courier New" w:hint="default"/>
      <w:color w:val="800080"/>
      <w:sz w:val="20"/>
      <w:szCs w:val="20"/>
      <w:shd w:val="clear" w:color="auto" w:fill="FFFFFF"/>
    </w:rPr>
  </w:style>
  <w:style w:type="character" w:customStyle="1" w:styleId="l0s701">
    <w:name w:val="l0s701"/>
    <w:rsid w:val="0040711F"/>
    <w:rPr>
      <w:rFonts w:ascii="Courier New" w:hAnsi="Courier New" w:cs="Courier New" w:hint="default"/>
      <w:color w:val="808080"/>
      <w:sz w:val="20"/>
      <w:szCs w:val="20"/>
      <w:shd w:val="clear" w:color="auto" w:fill="FFFFFF"/>
    </w:rPr>
  </w:style>
  <w:style w:type="character" w:customStyle="1" w:styleId="l0s311">
    <w:name w:val="l0s311"/>
    <w:rsid w:val="0040711F"/>
    <w:rPr>
      <w:rFonts w:ascii="Courier New" w:hAnsi="Courier New" w:cs="Courier New" w:hint="default"/>
      <w:i/>
      <w:iCs/>
      <w:color w:val="808080"/>
      <w:sz w:val="20"/>
      <w:szCs w:val="20"/>
      <w:shd w:val="clear" w:color="auto" w:fill="FFFFFF"/>
    </w:rPr>
  </w:style>
  <w:style w:type="character" w:customStyle="1" w:styleId="l0s331">
    <w:name w:val="l0s331"/>
    <w:rsid w:val="0040711F"/>
    <w:rPr>
      <w:rFonts w:ascii="Courier New" w:hAnsi="Courier New" w:cs="Courier New" w:hint="default"/>
      <w:color w:val="4DA619"/>
      <w:sz w:val="20"/>
      <w:szCs w:val="20"/>
      <w:shd w:val="clear" w:color="auto" w:fill="FFFFFF"/>
    </w:rPr>
  </w:style>
  <w:style w:type="character" w:styleId="Lienhypertextesuivivisit">
    <w:name w:val="FollowedHyperlink"/>
    <w:uiPriority w:val="99"/>
    <w:rsid w:val="0040711F"/>
    <w:rPr>
      <w:color w:val="954F72"/>
      <w:u w:val="single"/>
    </w:rPr>
  </w:style>
  <w:style w:type="table" w:styleId="Grilledetableauclaire">
    <w:name w:val="Grid Table Light"/>
    <w:basedOn w:val="TableauNormal"/>
    <w:uiPriority w:val="40"/>
    <w:rsid w:val="0040711F"/>
    <w:pPr>
      <w:spacing w:after="0" w:line="240" w:lineRule="auto"/>
    </w:pPr>
    <w:rPr>
      <w:rFonts w:ascii="Times New Roman" w:eastAsia="Times New Roman" w:hAnsi="Times New Roman" w:cs="Times New Roman"/>
      <w:sz w:val="20"/>
      <w:szCs w:val="20"/>
      <w:lang w:val="fr-FR" w:eastAsia="fr-FR" w:bidi="th-TH"/>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lev">
    <w:name w:val="Strong"/>
    <w:basedOn w:val="Policepardfaut"/>
    <w:uiPriority w:val="22"/>
    <w:qFormat/>
    <w:rsid w:val="004B4033"/>
    <w:rPr>
      <w:b/>
      <w:bCs/>
    </w:rPr>
  </w:style>
  <w:style w:type="paragraph" w:styleId="PrformatHTML">
    <w:name w:val="HTML Preformatted"/>
    <w:basedOn w:val="Normal"/>
    <w:link w:val="PrformatHTMLCar"/>
    <w:uiPriority w:val="99"/>
    <w:unhideWhenUsed/>
    <w:rsid w:val="00407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PrformatHTMLCar">
    <w:name w:val="Préformaté HTML Car"/>
    <w:basedOn w:val="Policepardfaut"/>
    <w:link w:val="PrformatHTML"/>
    <w:uiPriority w:val="99"/>
    <w:rsid w:val="0040711F"/>
    <w:rPr>
      <w:rFonts w:ascii="Courier New" w:eastAsia="Times New Roman" w:hAnsi="Courier New" w:cs="Courier New"/>
      <w:kern w:val="0"/>
      <w:sz w:val="20"/>
      <w:szCs w:val="20"/>
      <w:lang w:val="fr-FR" w:eastAsia="fr-FR"/>
      <w14:ligatures w14:val="none"/>
    </w:rPr>
  </w:style>
  <w:style w:type="character" w:customStyle="1" w:styleId="pun">
    <w:name w:val="pun"/>
    <w:rsid w:val="0040711F"/>
  </w:style>
  <w:style w:type="character" w:customStyle="1" w:styleId="pln">
    <w:name w:val="pln"/>
    <w:rsid w:val="0040711F"/>
  </w:style>
  <w:style w:type="character" w:customStyle="1" w:styleId="str">
    <w:name w:val="str"/>
    <w:rsid w:val="0040711F"/>
  </w:style>
  <w:style w:type="character" w:customStyle="1" w:styleId="tag">
    <w:name w:val="tag"/>
    <w:rsid w:val="0040711F"/>
  </w:style>
  <w:style w:type="character" w:customStyle="1" w:styleId="atn">
    <w:name w:val="atn"/>
    <w:rsid w:val="0040711F"/>
  </w:style>
  <w:style w:type="character" w:customStyle="1" w:styleId="atv">
    <w:name w:val="atv"/>
    <w:rsid w:val="0040711F"/>
  </w:style>
  <w:style w:type="character" w:customStyle="1" w:styleId="l0s321">
    <w:name w:val="l0s321"/>
    <w:basedOn w:val="Policepardfaut"/>
    <w:rsid w:val="0040711F"/>
    <w:rPr>
      <w:rFonts w:ascii="Courier New" w:hAnsi="Courier New" w:cs="Courier New" w:hint="default"/>
      <w:color w:val="3399FF"/>
      <w:sz w:val="20"/>
      <w:szCs w:val="20"/>
      <w:shd w:val="clear" w:color="auto" w:fill="FFFFFF"/>
    </w:rPr>
  </w:style>
  <w:style w:type="character" w:styleId="Marquedecommentaire">
    <w:name w:val="annotation reference"/>
    <w:basedOn w:val="Policepardfaut"/>
    <w:uiPriority w:val="99"/>
    <w:rsid w:val="0040711F"/>
    <w:rPr>
      <w:sz w:val="16"/>
      <w:szCs w:val="16"/>
    </w:rPr>
  </w:style>
  <w:style w:type="paragraph" w:styleId="Commentaire">
    <w:name w:val="annotation text"/>
    <w:basedOn w:val="Normal"/>
    <w:link w:val="CommentaireCar"/>
    <w:uiPriority w:val="99"/>
    <w:rsid w:val="0040711F"/>
    <w:rPr>
      <w:szCs w:val="20"/>
    </w:rPr>
  </w:style>
  <w:style w:type="character" w:customStyle="1" w:styleId="CommentaireCar">
    <w:name w:val="Commentaire Car"/>
    <w:basedOn w:val="Policepardfaut"/>
    <w:link w:val="Commentaire"/>
    <w:uiPriority w:val="99"/>
    <w:rsid w:val="0040711F"/>
    <w:rPr>
      <w:rFonts w:ascii="Arial" w:eastAsia="Times New Roman" w:hAnsi="Arial" w:cs="Times New Roman"/>
      <w:kern w:val="0"/>
      <w:sz w:val="20"/>
      <w:szCs w:val="20"/>
      <w:lang w:val="fr-FR" w:eastAsia="fr-FR"/>
      <w14:ligatures w14:val="none"/>
    </w:rPr>
  </w:style>
  <w:style w:type="paragraph" w:styleId="Objetducommentaire">
    <w:name w:val="annotation subject"/>
    <w:basedOn w:val="Commentaire"/>
    <w:next w:val="Commentaire"/>
    <w:link w:val="ObjetducommentaireCar"/>
    <w:uiPriority w:val="99"/>
    <w:rsid w:val="0040711F"/>
    <w:rPr>
      <w:b/>
      <w:bCs/>
    </w:rPr>
  </w:style>
  <w:style w:type="character" w:customStyle="1" w:styleId="ObjetducommentaireCar">
    <w:name w:val="Objet du commentaire Car"/>
    <w:basedOn w:val="CommentaireCar"/>
    <w:link w:val="Objetducommentaire"/>
    <w:uiPriority w:val="99"/>
    <w:rsid w:val="0040711F"/>
    <w:rPr>
      <w:rFonts w:ascii="Arial" w:eastAsia="Times New Roman" w:hAnsi="Arial" w:cs="Times New Roman"/>
      <w:b/>
      <w:bCs/>
      <w:kern w:val="0"/>
      <w:sz w:val="20"/>
      <w:szCs w:val="20"/>
      <w:lang w:val="fr-FR" w:eastAsia="fr-FR"/>
      <w14:ligatures w14:val="none"/>
    </w:rPr>
  </w:style>
  <w:style w:type="paragraph" w:styleId="Textedebulles">
    <w:name w:val="Balloon Text"/>
    <w:basedOn w:val="Normal"/>
    <w:link w:val="TextedebullesCar"/>
    <w:rsid w:val="0040711F"/>
    <w:rPr>
      <w:rFonts w:ascii="Segoe UI" w:hAnsi="Segoe UI" w:cs="Segoe UI"/>
      <w:sz w:val="18"/>
      <w:szCs w:val="18"/>
    </w:rPr>
  </w:style>
  <w:style w:type="character" w:customStyle="1" w:styleId="TextedebullesCar">
    <w:name w:val="Texte de bulles Car"/>
    <w:basedOn w:val="Policepardfaut"/>
    <w:link w:val="Textedebulles"/>
    <w:rsid w:val="0040711F"/>
    <w:rPr>
      <w:rFonts w:ascii="Segoe UI" w:eastAsia="Times New Roman" w:hAnsi="Segoe UI" w:cs="Segoe UI"/>
      <w:kern w:val="0"/>
      <w:sz w:val="18"/>
      <w:szCs w:val="18"/>
      <w:lang w:val="fr-FR" w:eastAsia="fr-FR"/>
      <w14:ligatures w14:val="none"/>
    </w:rPr>
  </w:style>
  <w:style w:type="table" w:styleId="TableauGrille1Clair-Accentuation5">
    <w:name w:val="Grid Table 1 Light Accent 5"/>
    <w:basedOn w:val="TableauNormal"/>
    <w:uiPriority w:val="46"/>
    <w:rsid w:val="0040711F"/>
    <w:pPr>
      <w:spacing w:after="0" w:line="240" w:lineRule="auto"/>
    </w:pPr>
    <w:rPr>
      <w:rFonts w:ascii="Times New Roman" w:eastAsia="Times New Roman" w:hAnsi="Times New Roman" w:cs="Times New Roman"/>
      <w:sz w:val="20"/>
      <w:szCs w:val="20"/>
      <w:lang w:val="fr-FR" w:eastAsia="fr-FR" w:bidi="th-TH"/>
    </w:rPr>
    <w:tblPr>
      <w:tblStyleRowBandSize w:val="1"/>
      <w:tblStyleColBandSize w:val="1"/>
      <w:tblBorders>
        <w:top w:val="single" w:sz="4" w:space="0" w:color="D3CDCE" w:themeColor="accent5" w:themeTint="66"/>
        <w:left w:val="single" w:sz="4" w:space="0" w:color="D3CDCE" w:themeColor="accent5" w:themeTint="66"/>
        <w:bottom w:val="single" w:sz="4" w:space="0" w:color="D3CDCE" w:themeColor="accent5" w:themeTint="66"/>
        <w:right w:val="single" w:sz="4" w:space="0" w:color="D3CDCE" w:themeColor="accent5" w:themeTint="66"/>
        <w:insideH w:val="single" w:sz="4" w:space="0" w:color="D3CDCE" w:themeColor="accent5" w:themeTint="66"/>
        <w:insideV w:val="single" w:sz="4" w:space="0" w:color="D3CDCE" w:themeColor="accent5" w:themeTint="66"/>
      </w:tblBorders>
    </w:tblPr>
    <w:tblStylePr w:type="firstRow">
      <w:rPr>
        <w:b/>
        <w:bCs/>
      </w:rPr>
      <w:tblPr/>
      <w:tcPr>
        <w:tcBorders>
          <w:bottom w:val="single" w:sz="12" w:space="0" w:color="BDB5B5" w:themeColor="accent5" w:themeTint="99"/>
        </w:tcBorders>
      </w:tcPr>
    </w:tblStylePr>
    <w:tblStylePr w:type="lastRow">
      <w:rPr>
        <w:b/>
        <w:bCs/>
      </w:rPr>
      <w:tblPr/>
      <w:tcPr>
        <w:tcBorders>
          <w:top w:val="double" w:sz="2" w:space="0" w:color="BDB5B5" w:themeColor="accent5" w:themeTint="99"/>
        </w:tcBorders>
      </w:tcPr>
    </w:tblStylePr>
    <w:tblStylePr w:type="firstCol">
      <w:rPr>
        <w:b/>
        <w:bCs/>
      </w:rPr>
    </w:tblStylePr>
    <w:tblStylePr w:type="lastCol">
      <w:rPr>
        <w:b/>
        <w:bCs/>
      </w:rPr>
    </w:tblStylePr>
  </w:style>
  <w:style w:type="paragraph" w:customStyle="1" w:styleId="Tabletext">
    <w:name w:val="Table text"/>
    <w:basedOn w:val="Normal"/>
    <w:rsid w:val="0040711F"/>
    <w:pPr>
      <w:widowControl w:val="0"/>
      <w:suppressAutoHyphens/>
      <w:spacing w:before="40" w:after="80" w:line="240" w:lineRule="atLeast"/>
    </w:pPr>
    <w:rPr>
      <w:rFonts w:ascii="Helvetica" w:hAnsi="Helvetica"/>
      <w:sz w:val="18"/>
      <w:szCs w:val="20"/>
      <w:lang w:val="en-US"/>
    </w:rPr>
  </w:style>
  <w:style w:type="paragraph" w:customStyle="1" w:styleId="Tablehead">
    <w:name w:val="Table head"/>
    <w:basedOn w:val="Normal"/>
    <w:rsid w:val="0040711F"/>
    <w:pPr>
      <w:widowControl w:val="0"/>
      <w:suppressAutoHyphens/>
      <w:spacing w:before="60" w:after="60"/>
    </w:pPr>
    <w:rPr>
      <w:rFonts w:ascii="Helvetica" w:hAnsi="Helvetica"/>
      <w:b/>
      <w:sz w:val="18"/>
      <w:szCs w:val="20"/>
      <w:lang w:val="en-US"/>
    </w:rPr>
  </w:style>
  <w:style w:type="character" w:styleId="Mentionnonrsolue">
    <w:name w:val="Unresolved Mention"/>
    <w:basedOn w:val="Policepardfaut"/>
    <w:uiPriority w:val="99"/>
    <w:semiHidden/>
    <w:unhideWhenUsed/>
    <w:rsid w:val="00285196"/>
    <w:rPr>
      <w:color w:val="605E5C"/>
      <w:shd w:val="clear" w:color="auto" w:fill="E1DFDD"/>
    </w:rPr>
  </w:style>
  <w:style w:type="paragraph" w:styleId="Lgende">
    <w:name w:val="caption"/>
    <w:basedOn w:val="Normal"/>
    <w:next w:val="Normal"/>
    <w:uiPriority w:val="35"/>
    <w:unhideWhenUsed/>
    <w:qFormat/>
    <w:rsid w:val="004B4033"/>
    <w:pPr>
      <w:spacing w:line="240" w:lineRule="auto"/>
    </w:pPr>
    <w:rPr>
      <w:b/>
      <w:bCs/>
      <w:smallCaps/>
      <w:color w:val="D34817" w:themeColor="accent1"/>
      <w:spacing w:val="6"/>
    </w:rPr>
  </w:style>
  <w:style w:type="character" w:styleId="Accentuation">
    <w:name w:val="Emphasis"/>
    <w:basedOn w:val="Policepardfaut"/>
    <w:uiPriority w:val="20"/>
    <w:qFormat/>
    <w:rsid w:val="004B4033"/>
    <w:rPr>
      <w:i/>
      <w:iCs/>
    </w:rPr>
  </w:style>
  <w:style w:type="paragraph" w:styleId="Sansinterligne">
    <w:name w:val="No Spacing"/>
    <w:link w:val="SansinterligneCar"/>
    <w:uiPriority w:val="1"/>
    <w:qFormat/>
    <w:rsid w:val="004B4033"/>
    <w:pPr>
      <w:spacing w:after="0" w:line="240" w:lineRule="auto"/>
    </w:pPr>
  </w:style>
  <w:style w:type="character" w:styleId="Accentuationlgre">
    <w:name w:val="Subtle Emphasis"/>
    <w:basedOn w:val="Policepardfaut"/>
    <w:uiPriority w:val="19"/>
    <w:qFormat/>
    <w:rsid w:val="004B4033"/>
    <w:rPr>
      <w:i/>
      <w:iCs/>
      <w:color w:val="404040" w:themeColor="text1" w:themeTint="BF"/>
    </w:rPr>
  </w:style>
  <w:style w:type="character" w:styleId="Rfrencelgre">
    <w:name w:val="Subtle Reference"/>
    <w:basedOn w:val="Policepardfaut"/>
    <w:uiPriority w:val="31"/>
    <w:qFormat/>
    <w:rsid w:val="004B4033"/>
    <w:rPr>
      <w:smallCaps/>
      <w:color w:val="404040" w:themeColor="text1" w:themeTint="BF"/>
      <w:u w:val="single" w:color="7F7F7F" w:themeColor="text1" w:themeTint="80"/>
    </w:rPr>
  </w:style>
  <w:style w:type="character" w:styleId="Titredulivre">
    <w:name w:val="Book Title"/>
    <w:basedOn w:val="Policepardfaut"/>
    <w:uiPriority w:val="33"/>
    <w:qFormat/>
    <w:rsid w:val="004B4033"/>
    <w:rPr>
      <w:b/>
      <w:bCs/>
      <w:smallCaps/>
    </w:rPr>
  </w:style>
  <w:style w:type="table" w:styleId="Thmedutableau">
    <w:name w:val="Table Theme"/>
    <w:basedOn w:val="TableauNormal"/>
    <w:uiPriority w:val="99"/>
    <w:semiHidden/>
    <w:unhideWhenUsed/>
    <w:rsid w:val="00B42315"/>
    <w:pPr>
      <w:spacing w:after="0" w:line="240" w:lineRule="auto"/>
    </w:pPr>
    <w:rPr>
      <w:rFonts w:eastAsiaTheme="minorHAnsi"/>
      <w:sz w:val="24"/>
      <w:szCs w:val="24"/>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us-titredudocument">
    <w:name w:val="Sous-titre du document"/>
    <w:qFormat/>
    <w:rsid w:val="00B42315"/>
    <w:pPr>
      <w:spacing w:after="0" w:line="240" w:lineRule="auto"/>
    </w:pPr>
    <w:rPr>
      <w:rFonts w:eastAsiaTheme="minorHAnsi"/>
      <w:color w:val="FFFFFF" w:themeColor="background1"/>
      <w:sz w:val="60"/>
      <w:szCs w:val="60"/>
      <w:lang w:val="fr-FR"/>
    </w:rPr>
  </w:style>
  <w:style w:type="paragraph" w:customStyle="1" w:styleId="Titredudocument">
    <w:name w:val="Titre du document"/>
    <w:basedOn w:val="Titre"/>
    <w:qFormat/>
    <w:rsid w:val="00B42315"/>
    <w:pPr>
      <w:spacing w:line="274" w:lineRule="auto"/>
      <w:contextualSpacing w:val="0"/>
      <w:jc w:val="both"/>
      <w:outlineLvl w:val="0"/>
    </w:pPr>
    <w:rPr>
      <w:rFonts w:asciiTheme="minorHAnsi" w:eastAsiaTheme="minorHAnsi" w:hAnsiTheme="minorHAnsi" w:cstheme="minorBidi"/>
      <w:b/>
      <w:bCs/>
      <w:color w:val="A28E6A" w:themeColor="accent3"/>
      <w:spacing w:val="0"/>
      <w:sz w:val="60"/>
      <w:szCs w:val="60"/>
      <w:lang w:val="fr-FR"/>
    </w:rPr>
  </w:style>
  <w:style w:type="paragraph" w:customStyle="1" w:styleId="Exergueouintroduction">
    <w:name w:val="Exergue ou introduction"/>
    <w:basedOn w:val="Normal"/>
    <w:qFormat/>
    <w:rsid w:val="00B42315"/>
    <w:pPr>
      <w:spacing w:before="240" w:after="0" w:line="274" w:lineRule="auto"/>
    </w:pPr>
    <w:rPr>
      <w:rFonts w:eastAsiaTheme="minorHAnsi"/>
      <w:i/>
      <w:iCs/>
      <w:color w:val="000000" w:themeColor="text1"/>
      <w:sz w:val="40"/>
      <w:szCs w:val="40"/>
      <w:lang w:val="fr-FR"/>
    </w:rPr>
  </w:style>
  <w:style w:type="character" w:customStyle="1" w:styleId="SansinterligneCar">
    <w:name w:val="Sans interligne Car"/>
    <w:basedOn w:val="Policepardfaut"/>
    <w:link w:val="Sansinterligne"/>
    <w:uiPriority w:val="1"/>
    <w:rsid w:val="00B42315"/>
  </w:style>
  <w:style w:type="paragraph" w:styleId="TM4">
    <w:name w:val="toc 4"/>
    <w:basedOn w:val="Normal"/>
    <w:next w:val="Normal"/>
    <w:autoRedefine/>
    <w:uiPriority w:val="39"/>
    <w:semiHidden/>
    <w:unhideWhenUsed/>
    <w:rsid w:val="00B42315"/>
    <w:pPr>
      <w:spacing w:after="0" w:line="274" w:lineRule="auto"/>
      <w:ind w:left="720"/>
    </w:pPr>
    <w:rPr>
      <w:rFonts w:eastAsiaTheme="minorHAnsi" w:cstheme="minorHAnsi"/>
      <w:color w:val="000000" w:themeColor="text1"/>
      <w:sz w:val="20"/>
      <w:szCs w:val="20"/>
      <w:lang w:val="fr-FR"/>
    </w:rPr>
  </w:style>
  <w:style w:type="paragraph" w:styleId="TM5">
    <w:name w:val="toc 5"/>
    <w:basedOn w:val="Normal"/>
    <w:next w:val="Normal"/>
    <w:autoRedefine/>
    <w:uiPriority w:val="39"/>
    <w:semiHidden/>
    <w:unhideWhenUsed/>
    <w:rsid w:val="00B42315"/>
    <w:pPr>
      <w:spacing w:after="0" w:line="274" w:lineRule="auto"/>
      <w:ind w:left="960"/>
    </w:pPr>
    <w:rPr>
      <w:rFonts w:eastAsiaTheme="minorHAnsi" w:cstheme="minorHAnsi"/>
      <w:color w:val="000000" w:themeColor="text1"/>
      <w:sz w:val="20"/>
      <w:szCs w:val="20"/>
      <w:lang w:val="fr-FR"/>
    </w:rPr>
  </w:style>
  <w:style w:type="paragraph" w:styleId="TM6">
    <w:name w:val="toc 6"/>
    <w:basedOn w:val="Normal"/>
    <w:next w:val="Normal"/>
    <w:autoRedefine/>
    <w:uiPriority w:val="39"/>
    <w:semiHidden/>
    <w:unhideWhenUsed/>
    <w:rsid w:val="00B42315"/>
    <w:pPr>
      <w:spacing w:after="0" w:line="274" w:lineRule="auto"/>
      <w:ind w:left="1200"/>
    </w:pPr>
    <w:rPr>
      <w:rFonts w:eastAsiaTheme="minorHAnsi" w:cstheme="minorHAnsi"/>
      <w:color w:val="000000" w:themeColor="text1"/>
      <w:sz w:val="20"/>
      <w:szCs w:val="20"/>
      <w:lang w:val="fr-FR"/>
    </w:rPr>
  </w:style>
  <w:style w:type="paragraph" w:styleId="TM7">
    <w:name w:val="toc 7"/>
    <w:basedOn w:val="Normal"/>
    <w:next w:val="Normal"/>
    <w:autoRedefine/>
    <w:uiPriority w:val="39"/>
    <w:semiHidden/>
    <w:unhideWhenUsed/>
    <w:rsid w:val="00B42315"/>
    <w:pPr>
      <w:spacing w:after="0" w:line="274" w:lineRule="auto"/>
      <w:ind w:left="1440"/>
    </w:pPr>
    <w:rPr>
      <w:rFonts w:eastAsiaTheme="minorHAnsi" w:cstheme="minorHAnsi"/>
      <w:color w:val="000000" w:themeColor="text1"/>
      <w:sz w:val="20"/>
      <w:szCs w:val="20"/>
      <w:lang w:val="fr-FR"/>
    </w:rPr>
  </w:style>
  <w:style w:type="paragraph" w:styleId="TM8">
    <w:name w:val="toc 8"/>
    <w:basedOn w:val="Normal"/>
    <w:next w:val="Normal"/>
    <w:autoRedefine/>
    <w:uiPriority w:val="39"/>
    <w:semiHidden/>
    <w:unhideWhenUsed/>
    <w:rsid w:val="00B42315"/>
    <w:pPr>
      <w:spacing w:after="0" w:line="274" w:lineRule="auto"/>
      <w:ind w:left="1680"/>
    </w:pPr>
    <w:rPr>
      <w:rFonts w:eastAsiaTheme="minorHAnsi" w:cstheme="minorHAnsi"/>
      <w:color w:val="000000" w:themeColor="text1"/>
      <w:sz w:val="20"/>
      <w:szCs w:val="20"/>
      <w:lang w:val="fr-FR"/>
    </w:rPr>
  </w:style>
  <w:style w:type="paragraph" w:styleId="TM9">
    <w:name w:val="toc 9"/>
    <w:basedOn w:val="Normal"/>
    <w:next w:val="Normal"/>
    <w:autoRedefine/>
    <w:uiPriority w:val="39"/>
    <w:semiHidden/>
    <w:unhideWhenUsed/>
    <w:rsid w:val="00B42315"/>
    <w:pPr>
      <w:spacing w:after="0" w:line="274" w:lineRule="auto"/>
      <w:ind w:left="1920"/>
    </w:pPr>
    <w:rPr>
      <w:rFonts w:eastAsiaTheme="minorHAnsi" w:cstheme="minorHAnsi"/>
      <w:color w:val="000000" w:themeColor="text1"/>
      <w:sz w:val="20"/>
      <w:szCs w:val="20"/>
      <w:lang w:val="fr-FR"/>
    </w:rPr>
  </w:style>
  <w:style w:type="paragraph" w:customStyle="1" w:styleId="Listenumrote">
    <w:name w:val="Liste numérotée"/>
    <w:basedOn w:val="Paragraphedeliste"/>
    <w:qFormat/>
    <w:rsid w:val="00B42315"/>
    <w:pPr>
      <w:numPr>
        <w:numId w:val="67"/>
      </w:numPr>
      <w:spacing w:after="0" w:line="274" w:lineRule="auto"/>
    </w:pPr>
    <w:rPr>
      <w:rFonts w:eastAsiaTheme="minorHAnsi"/>
      <w:color w:val="000000" w:themeColor="text1"/>
      <w:sz w:val="24"/>
      <w:szCs w:val="24"/>
      <w:lang w:val="fr-FR"/>
    </w:rPr>
  </w:style>
  <w:style w:type="paragraph" w:customStyle="1" w:styleId="Titredudocumentcouleur">
    <w:name w:val="Titre du document couleur"/>
    <w:basedOn w:val="Titredudocument"/>
    <w:qFormat/>
    <w:rsid w:val="00B42315"/>
    <w:rPr>
      <w:b w:val="0"/>
      <w:bCs w:val="0"/>
      <w:noProof/>
      <w:sz w:val="100"/>
      <w:szCs w:val="100"/>
    </w:rPr>
  </w:style>
  <w:style w:type="table" w:styleId="TableauListe2">
    <w:name w:val="List Table 2"/>
    <w:basedOn w:val="TableauNormal"/>
    <w:uiPriority w:val="47"/>
    <w:rsid w:val="00B42315"/>
    <w:pPr>
      <w:spacing w:after="0" w:line="240" w:lineRule="auto"/>
    </w:pPr>
    <w:rPr>
      <w:rFonts w:eastAsiaTheme="minorHAnsi"/>
      <w:sz w:val="24"/>
      <w:szCs w:val="24"/>
      <w:lang w:val="fr-FR"/>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1Clair">
    <w:name w:val="Grid Table 1 Light"/>
    <w:basedOn w:val="TableauNormal"/>
    <w:uiPriority w:val="46"/>
    <w:rsid w:val="00B42315"/>
    <w:pPr>
      <w:spacing w:after="0" w:line="240" w:lineRule="auto"/>
    </w:pPr>
    <w:rPr>
      <w:rFonts w:eastAsiaTheme="minorHAnsi"/>
      <w:sz w:val="24"/>
      <w:szCs w:val="24"/>
      <w:lang w:val="fr-F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B42315"/>
    <w:pPr>
      <w:spacing w:after="0" w:line="240" w:lineRule="auto"/>
    </w:pPr>
    <w:rPr>
      <w:rFonts w:eastAsiaTheme="minorHAnsi"/>
      <w:sz w:val="24"/>
      <w:szCs w:val="24"/>
      <w:lang w:val="fr-FR"/>
    </w:rPr>
    <w:tblPr>
      <w:tblStyleRowBandSize w:val="1"/>
      <w:tblStyleColBandSize w:val="1"/>
      <w:tblBorders>
        <w:top w:val="single" w:sz="4" w:space="0" w:color="F4B29B" w:themeColor="accent1" w:themeTint="66"/>
        <w:left w:val="single" w:sz="4" w:space="0" w:color="F4B29B" w:themeColor="accent1" w:themeTint="66"/>
        <w:bottom w:val="single" w:sz="4" w:space="0" w:color="F4B29B" w:themeColor="accent1" w:themeTint="66"/>
        <w:right w:val="single" w:sz="4" w:space="0" w:color="F4B29B" w:themeColor="accent1" w:themeTint="66"/>
        <w:insideH w:val="single" w:sz="4" w:space="0" w:color="F4B29B" w:themeColor="accent1" w:themeTint="66"/>
        <w:insideV w:val="single" w:sz="4" w:space="0" w:color="F4B29B" w:themeColor="accent1" w:themeTint="66"/>
      </w:tblBorders>
    </w:tblPr>
    <w:tblStylePr w:type="firstRow">
      <w:rPr>
        <w:b/>
        <w:bCs/>
      </w:rPr>
      <w:tblPr/>
      <w:tcPr>
        <w:tcBorders>
          <w:bottom w:val="single" w:sz="12" w:space="0" w:color="EE8C69" w:themeColor="accent1" w:themeTint="99"/>
        </w:tcBorders>
      </w:tcPr>
    </w:tblStylePr>
    <w:tblStylePr w:type="lastRow">
      <w:rPr>
        <w:b/>
        <w:bCs/>
      </w:rPr>
      <w:tblPr/>
      <w:tcPr>
        <w:tcBorders>
          <w:top w:val="double" w:sz="2" w:space="0" w:color="EE8C69" w:themeColor="accent1" w:themeTint="99"/>
        </w:tcBorders>
      </w:tcPr>
    </w:tblStylePr>
    <w:tblStylePr w:type="firstCol">
      <w:rPr>
        <w:b/>
        <w:bCs/>
      </w:rPr>
    </w:tblStylePr>
    <w:tblStylePr w:type="lastCol">
      <w:rPr>
        <w:b/>
        <w:bCs/>
      </w:rPr>
    </w:tblStylePr>
  </w:style>
  <w:style w:type="table" w:styleId="TableauGrille5Fonc-Accentuation1">
    <w:name w:val="Grid Table 5 Dark Accent 1"/>
    <w:basedOn w:val="TableauNormal"/>
    <w:uiPriority w:val="50"/>
    <w:rsid w:val="00B42315"/>
    <w:pPr>
      <w:spacing w:after="0" w:line="240" w:lineRule="auto"/>
    </w:pPr>
    <w:rPr>
      <w:rFonts w:eastAsiaTheme="minorHAnsi"/>
      <w:sz w:val="24"/>
      <w:szCs w:val="24"/>
      <w:lang w:val="fr-F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8C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4817"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4817"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4817"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4817" w:themeFill="accent1"/>
      </w:tcPr>
    </w:tblStylePr>
    <w:tblStylePr w:type="band1Vert">
      <w:tblPr/>
      <w:tcPr>
        <w:shd w:val="clear" w:color="auto" w:fill="F4B29B" w:themeFill="accent1" w:themeFillTint="66"/>
      </w:tcPr>
    </w:tblStylePr>
    <w:tblStylePr w:type="band1Horz">
      <w:tblPr/>
      <w:tcPr>
        <w:shd w:val="clear" w:color="auto" w:fill="F4B29B" w:themeFill="accent1" w:themeFillTint="66"/>
      </w:tcPr>
    </w:tblStylePr>
  </w:style>
  <w:style w:type="table" w:styleId="TableauGrille2">
    <w:name w:val="Grid Table 2"/>
    <w:basedOn w:val="TableauNormal"/>
    <w:uiPriority w:val="47"/>
    <w:rsid w:val="00B42315"/>
    <w:pPr>
      <w:spacing w:after="0" w:line="240" w:lineRule="auto"/>
    </w:pPr>
    <w:rPr>
      <w:rFonts w:eastAsiaTheme="minorHAnsi"/>
      <w:sz w:val="24"/>
      <w:szCs w:val="24"/>
      <w:lang w:val="fr-FR"/>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
    <w:name w:val="List Table 4"/>
    <w:basedOn w:val="TableauNormal"/>
    <w:uiPriority w:val="49"/>
    <w:rsid w:val="00B42315"/>
    <w:pPr>
      <w:spacing w:after="0" w:line="240" w:lineRule="auto"/>
    </w:pPr>
    <w:rPr>
      <w:rFonts w:eastAsiaTheme="minorHAnsi"/>
      <w:sz w:val="24"/>
      <w:szCs w:val="24"/>
      <w:lang w:val="fr-FR"/>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4">
    <w:name w:val="Grid Table 4"/>
    <w:basedOn w:val="TableauNormal"/>
    <w:uiPriority w:val="49"/>
    <w:rsid w:val="00B42315"/>
    <w:pPr>
      <w:spacing w:after="0" w:line="240" w:lineRule="auto"/>
    </w:pPr>
    <w:rPr>
      <w:rFonts w:eastAsiaTheme="minorHAnsi"/>
      <w:sz w:val="24"/>
      <w:szCs w:val="24"/>
      <w:lang w:val="fr-FR"/>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3">
    <w:name w:val="List Table 6 Colorful Accent 3"/>
    <w:basedOn w:val="TableauNormal"/>
    <w:uiPriority w:val="51"/>
    <w:rsid w:val="00B42315"/>
    <w:pPr>
      <w:spacing w:after="0" w:line="240" w:lineRule="auto"/>
    </w:pPr>
    <w:rPr>
      <w:rFonts w:eastAsiaTheme="minorHAnsi"/>
      <w:color w:val="7B6A4D" w:themeColor="accent3" w:themeShade="BF"/>
      <w:sz w:val="24"/>
      <w:szCs w:val="24"/>
      <w:lang w:val="fr-FR"/>
    </w:rPr>
    <w:tblPr>
      <w:tblStyleRowBandSize w:val="1"/>
      <w:tblStyleColBandSize w:val="1"/>
      <w:tblBorders>
        <w:top w:val="single" w:sz="4" w:space="0" w:color="A28E6A" w:themeColor="accent3"/>
        <w:bottom w:val="single" w:sz="4" w:space="0" w:color="A28E6A" w:themeColor="accent3"/>
      </w:tblBorders>
    </w:tblPr>
    <w:tblStylePr w:type="firstRow">
      <w:rPr>
        <w:b/>
        <w:bCs/>
      </w:rPr>
      <w:tblPr/>
      <w:tcPr>
        <w:tcBorders>
          <w:bottom w:val="single" w:sz="4" w:space="0" w:color="A28E6A" w:themeColor="accent3"/>
        </w:tcBorders>
      </w:tcPr>
    </w:tblStylePr>
    <w:tblStylePr w:type="lastRow">
      <w:rPr>
        <w:b/>
        <w:bCs/>
      </w:rPr>
      <w:tblPr/>
      <w:tcPr>
        <w:tcBorders>
          <w:top w:val="double" w:sz="4" w:space="0" w:color="A28E6A" w:themeColor="accent3"/>
        </w:tcBorders>
      </w:tcPr>
    </w:tblStylePr>
    <w:tblStylePr w:type="firstCol">
      <w:rPr>
        <w:b/>
        <w:bCs/>
      </w:rPr>
    </w:tblStylePr>
    <w:tblStylePr w:type="lastCol">
      <w:rPr>
        <w:b/>
        <w:bCs/>
      </w:rPr>
    </w:tblStylePr>
    <w:tblStylePr w:type="band1Vert">
      <w:tblPr/>
      <w:tcPr>
        <w:shd w:val="clear" w:color="auto" w:fill="ECE8E1" w:themeFill="accent3" w:themeFillTint="33"/>
      </w:tcPr>
    </w:tblStylePr>
    <w:tblStylePr w:type="band1Horz">
      <w:tblPr/>
      <w:tcPr>
        <w:shd w:val="clear" w:color="auto" w:fill="ECE8E1" w:themeFill="accent3" w:themeFillTint="33"/>
      </w:tcPr>
    </w:tblStylePr>
  </w:style>
  <w:style w:type="numbering" w:customStyle="1" w:styleId="Style1">
    <w:name w:val="Style1"/>
    <w:basedOn w:val="Aucuneliste"/>
    <w:uiPriority w:val="99"/>
    <w:rsid w:val="00B42315"/>
    <w:pPr>
      <w:numPr>
        <w:numId w:val="71"/>
      </w:numPr>
    </w:pPr>
  </w:style>
  <w:style w:type="paragraph" w:styleId="Rvision">
    <w:name w:val="Revision"/>
    <w:hidden/>
    <w:uiPriority w:val="99"/>
    <w:semiHidden/>
    <w:rsid w:val="00B42315"/>
    <w:pPr>
      <w:spacing w:after="0" w:line="240" w:lineRule="auto"/>
    </w:pPr>
    <w:rPr>
      <w:rFonts w:eastAsiaTheme="minorHAnsi"/>
      <w:color w:val="000000" w:themeColor="text1"/>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7539031">
      <w:bodyDiv w:val="1"/>
      <w:marLeft w:val="0"/>
      <w:marRight w:val="0"/>
      <w:marTop w:val="0"/>
      <w:marBottom w:val="0"/>
      <w:divBdr>
        <w:top w:val="none" w:sz="0" w:space="0" w:color="auto"/>
        <w:left w:val="none" w:sz="0" w:space="0" w:color="auto"/>
        <w:bottom w:val="none" w:sz="0" w:space="0" w:color="auto"/>
        <w:right w:val="none" w:sz="0" w:space="0" w:color="auto"/>
      </w:divBdr>
    </w:div>
    <w:div w:id="1008487351">
      <w:bodyDiv w:val="1"/>
      <w:marLeft w:val="0"/>
      <w:marRight w:val="0"/>
      <w:marTop w:val="0"/>
      <w:marBottom w:val="0"/>
      <w:divBdr>
        <w:top w:val="none" w:sz="0" w:space="0" w:color="auto"/>
        <w:left w:val="none" w:sz="0" w:space="0" w:color="auto"/>
        <w:bottom w:val="none" w:sz="0" w:space="0" w:color="auto"/>
        <w:right w:val="none" w:sz="0" w:space="0" w:color="auto"/>
      </w:divBdr>
    </w:div>
    <w:div w:id="1094201347">
      <w:bodyDiv w:val="1"/>
      <w:marLeft w:val="0"/>
      <w:marRight w:val="0"/>
      <w:marTop w:val="0"/>
      <w:marBottom w:val="0"/>
      <w:divBdr>
        <w:top w:val="none" w:sz="0" w:space="0" w:color="auto"/>
        <w:left w:val="none" w:sz="0" w:space="0" w:color="auto"/>
        <w:bottom w:val="none" w:sz="0" w:space="0" w:color="auto"/>
        <w:right w:val="none" w:sz="0" w:space="0" w:color="auto"/>
      </w:divBdr>
    </w:div>
    <w:div w:id="1863854805">
      <w:bodyDiv w:val="1"/>
      <w:marLeft w:val="0"/>
      <w:marRight w:val="0"/>
      <w:marTop w:val="0"/>
      <w:marBottom w:val="0"/>
      <w:divBdr>
        <w:top w:val="none" w:sz="0" w:space="0" w:color="auto"/>
        <w:left w:val="none" w:sz="0" w:space="0" w:color="auto"/>
        <w:bottom w:val="none" w:sz="0" w:space="0" w:color="auto"/>
        <w:right w:val="none" w:sz="0" w:space="0" w:color="auto"/>
      </w:divBdr>
    </w:div>
    <w:div w:id="2063019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hyperlink" Target="https://bouyguesconstruction.sharepoint.com/:u:/r/sites/bycnitmediation/Shared%20Documents/General/001%20-%20Normes/D%C3%A9veloppement/apimanagement-edifice-i1535-subcontractors-v1-1.0.0-raml.zip?csf=1&amp;web=1&amp;e=w1b380" TargetMode="External"/><Relationship Id="rId39" Type="http://schemas.openxmlformats.org/officeDocument/2006/relationships/hyperlink" Target="https://bouyguesconstruction.sharepoint.com/:f:/r/sites/bycnitmediation/Shared%20Documents/General/001%20-%20Normes/Sp%C3%A9cifications?csf=1&amp;web=1&amp;e=PpwOE2" TargetMode="External"/><Relationship Id="rId21" Type="http://schemas.openxmlformats.org/officeDocument/2006/relationships/image" Target="media/image9.png"/><Relationship Id="rId34" Type="http://schemas.openxmlformats.org/officeDocument/2006/relationships/hyperlink" Target="https://fr.wikipedia.org/wiki/Tiret_bas" TargetMode="External"/><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bouyguesconstruction.sharepoint.com/:w:/r/sites/bycnitmediation/Shared%20Documents/General/001%20-%20Normes/D%C3%A9veloppement/APIs%20%E2%80%93%20Principes%20g%C3%A9n%C3%A9raux.docx?d=w6370217125da43e5adcd073e4861507d&amp;csf=1&amp;web=1&amp;e=sqQpiy" TargetMode="External"/><Relationship Id="rId32" Type="http://schemas.openxmlformats.org/officeDocument/2006/relationships/image" Target="media/image15.png"/><Relationship Id="rId37" Type="http://schemas.openxmlformats.org/officeDocument/2006/relationships/image" Target="media/image16.png"/><Relationship Id="rId40" Type="http://schemas.openxmlformats.org/officeDocument/2006/relationships/hyperlink" Target="https://bouyguesconstruction.sharepoint.com/:x:/r/sites/bycnitmediation/Shared%20Documents/General/004%20-%20Projets/RACI%20Mediation.xlsx?d=wa46d57a700924192a5943466f7832502&amp;csf=1&amp;web=1&amp;e=rQgVHj" TargetMode="External"/><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www.mulesoft.com/fr/resources/api/what-is-an-api" TargetMode="External"/><Relationship Id="rId23" Type="http://schemas.openxmlformats.org/officeDocument/2006/relationships/hyperlink" Target="https://bouyguesconstruction.sharepoint.com/:f:/r/sites/bycnitmediation/Shared%20Documents/General/001%20-%20Normes/Sp%C3%A9cifications?csf=1&amp;web=1&amp;e=Mq9ecf" TargetMode="External"/><Relationship Id="rId28" Type="http://schemas.openxmlformats.org/officeDocument/2006/relationships/image" Target="media/image11.png"/><Relationship Id="rId36" Type="http://schemas.openxmlformats.org/officeDocument/2006/relationships/hyperlink" Target="https://bouyguesconstruction.sharepoint.com/:w:/r/sites/bycnitmediation/Shared%20Documents/General/001%20-%20Normes/D%C3%A9veloppement/Mulesoft%20-%20CICD.docx?d=w07b1108cb9ba47e1940bbe3e0a90aab7&amp;csf=1&amp;web=1&amp;e=9sHD4w" TargetMode="Externa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3.jpg"/><Relationship Id="rId22" Type="http://schemas.openxmlformats.org/officeDocument/2006/relationships/image" Target="media/image10.png"/><Relationship Id="rId27" Type="http://schemas.openxmlformats.org/officeDocument/2006/relationships/hyperlink" Target="https://github.com/bouygues-construction-emu/bycnit-infrastructure-mul-template-api" TargetMode="External"/><Relationship Id="rId30" Type="http://schemas.openxmlformats.org/officeDocument/2006/relationships/image" Target="media/image13.png"/><Relationship Id="rId35" Type="http://schemas.openxmlformats.org/officeDocument/2006/relationships/hyperlink" Target="https://bouyguesconstruction.sharepoint.com/:w:/r/sites/bycnitmediation/Shared%20Documents/General/002%20-%20Outils/Injecter%20des%20secrets%20dans%20github.docx?d=w31f718a3a245420a86dff60b9a946744&amp;csf=1&amp;web=1&amp;e=uglJHt" TargetMode="External"/><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hyperlink" Target="https://eu1.anypoint.mulesoft.com/exchange/19d4f06c-db29-4da0-93c9-0b3b32112452/apimanagement-edifice-i1535-subcontractors-v1/minor/1.0/" TargetMode="External"/><Relationship Id="rId33" Type="http://schemas.openxmlformats.org/officeDocument/2006/relationships/hyperlink" Target="https://bouyguesconstruction.sharepoint.com/:w:/r/sites/bycnitmediation/Shared%20Documents/General/001%20-%20Normes/D%C3%A9veloppement/Mulesoft%20-%20Convention%20de%20nommage.docx?d=wcbf4371ad2e64defa06b4bdcc8d16669&amp;csf=1&amp;web=1&amp;e=f0piEd" TargetMode="External"/><Relationship Id="rId38" Type="http://schemas.openxmlformats.org/officeDocument/2006/relationships/image" Target="media/image17.png"/><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header" Target="header4.xml"/></Relationships>
</file>

<file path=word/_rels/foot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19.jpg"/><Relationship Id="rId1" Type="http://schemas.openxmlformats.org/officeDocument/2006/relationships/image" Target="media/image18.png"/></Relationships>
</file>

<file path=word/theme/_rels/theme1.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Type de bois">
  <a:themeElements>
    <a:clrScheme name="Type de bois">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Type de bois">
      <a:majorFont>
        <a:latin typeface="Rockwell Condensed" panose="02060603050405020104"/>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panose="02060603020205020403"/>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Type de bois">
      <a:fillStyleLst>
        <a:solidFill>
          <a:schemeClr val="phClr"/>
        </a:solidFill>
        <a:blipFill rotWithShape="1">
          <a:blip xmlns:r="http://schemas.openxmlformats.org/officeDocument/2006/relationships" r:embed="rId1">
            <a:duotone>
              <a:schemeClr val="phClr">
                <a:tint val="70000"/>
                <a:shade val="63000"/>
              </a:schemeClr>
              <a:schemeClr val="phClr">
                <a:tint val="10000"/>
                <a:satMod val="150000"/>
              </a:schemeClr>
            </a:duotone>
          </a:blip>
          <a:tile tx="0" ty="0" sx="60000" sy="59000" flip="none" algn="tl"/>
        </a:blipFill>
        <a:blipFill rotWithShape="1">
          <a:blip xmlns:r="http://schemas.openxmlformats.org/officeDocument/2006/relationships" r:embed="rId1">
            <a:duotone>
              <a:schemeClr val="phClr">
                <a:shade val="36000"/>
                <a:satMod val="120000"/>
              </a:schemeClr>
              <a:schemeClr val="phClr">
                <a:tint val="40000"/>
              </a:schemeClr>
            </a:duotone>
          </a:blip>
          <a:tile tx="0" ty="0" sx="60000" sy="59000" flip="none" algn="tl"/>
        </a:blip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name="Wood Type" id="{7ACABC62-BF99-48CF-A9DC-4DB89C7B13DC}" vid="{142A1326-48AB-42A9-8428-CB14AA30176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EB0F69-96C9-46F7-A55F-E4681F23F3B2}">
  <ds:schemaRefs>
    <ds:schemaRef ds:uri="http://schemas.openxmlformats.org/officeDocument/2006/bibliography"/>
  </ds:schemaRefs>
</ds:datastoreItem>
</file>

<file path=docMetadata/LabelInfo.xml><?xml version="1.0" encoding="utf-8"?>
<clbl:labelList xmlns:clbl="http://schemas.microsoft.com/office/2020/mipLabelMetadata">
  <clbl:label id="{dfdd9a14-7b84-416b-97e8-b834b0f98713}" enabled="1" method="Standard" siteId="{4a3d9983-e936-4837-9552-9d9126a92eb0}"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29</Pages>
  <Words>4363</Words>
  <Characters>23999</Characters>
  <Application>Microsoft Office Word</Application>
  <DocSecurity>0</DocSecurity>
  <Lines>199</Lines>
  <Paragraphs>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REGANI, Wiam</dc:creator>
  <cp:keywords/>
  <dc:description/>
  <cp:lastModifiedBy>DJE, Koffi Adammo</cp:lastModifiedBy>
  <cp:revision>420</cp:revision>
  <dcterms:created xsi:type="dcterms:W3CDTF">2024-10-07T09:25:00Z</dcterms:created>
  <dcterms:modified xsi:type="dcterms:W3CDTF">2025-12-29T14:48:00Z</dcterms:modified>
</cp:coreProperties>
</file>